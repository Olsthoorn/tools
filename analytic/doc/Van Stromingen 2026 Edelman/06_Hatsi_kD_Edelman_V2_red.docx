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2A56" w14:textId="7F4DCB94" w:rsidR="009E3302" w:rsidRPr="0055764C" w:rsidRDefault="0044569B" w:rsidP="009E3302">
      <w:pPr>
        <w:pStyle w:val="Titel"/>
        <w:rPr>
          <w:bCs/>
        </w:rPr>
      </w:pPr>
      <w:r>
        <w:rPr>
          <w:rFonts w:hAnsi="Arial"/>
          <w:bCs/>
          <w:lang w:val="nl"/>
        </w:rPr>
        <w:t>Hatsi-kD Edelman</w:t>
      </w:r>
    </w:p>
    <w:p w14:paraId="0E0CD8CC" w14:textId="40ED8588" w:rsidR="009E3302" w:rsidRPr="0055764C" w:rsidRDefault="009E3302" w:rsidP="009E3302">
      <w:pPr>
        <w:pStyle w:val="Authors"/>
      </w:pPr>
      <w:r>
        <w:rPr>
          <w:rFonts w:hAnsi="Arial"/>
          <w:lang w:val="nl"/>
        </w:rPr>
        <w:t xml:space="preserve">Theo Olsthoorn </w:t>
      </w:r>
    </w:p>
    <w:p w14:paraId="4E9C02A7" w14:textId="50CC6A47" w:rsidR="00572D70" w:rsidRDefault="0044569B" w:rsidP="0044569B">
      <w:pPr>
        <w:pStyle w:val="Plattetekst"/>
        <w:spacing w:line="292" w:lineRule="auto"/>
        <w:ind w:left="1040" w:right="855"/>
        <w:rPr>
          <w:color w:val="4A4A49"/>
          <w:w w:val="105"/>
        </w:rPr>
      </w:pPr>
      <w:r>
        <w:rPr>
          <w:color w:val="4A4A49"/>
          <w:lang w:val="nl"/>
        </w:rPr>
        <w:t xml:space="preserve">Tijdens onze colleges grondwaterhydrologie kwamen vroeg of laat de formules van Edelman langs. Je weet wel, de formules die beschrijven hoe de stijghoogte en de grondwaterstroom op </w:t>
      </w:r>
      <m:oMath>
        <m:r>
          <w:rPr>
            <w:rFonts w:ascii="Cambria Math" w:hAnsi="Cambria Math"/>
            <w:color w:val="4A4A49"/>
            <w:w w:val="105"/>
          </w:rPr>
          <m:t>x</m:t>
        </m:r>
      </m:oMath>
      <w:r>
        <w:rPr>
          <w:color w:val="4A4A49"/>
          <w:lang w:val="nl"/>
        </w:rPr>
        <w:t xml:space="preserve">&gt;0 vanaf </w:t>
      </w:r>
      <m:oMath>
        <m:r>
          <w:rPr>
            <w:rFonts w:ascii="Cambria Math" w:hAnsi="Cambria Math"/>
            <w:color w:val="4A4A49"/>
            <w:w w:val="105"/>
          </w:rPr>
          <m:t>t</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veranderen door een al dan niet plotselinge wijzing van stijghoogte of debiet op </w:t>
      </w:r>
      <m:oMath>
        <m:r>
          <w:rPr>
            <w:rFonts w:ascii="Cambria Math" w:hAnsi="Cambria Math"/>
            <w:color w:val="4A4A49"/>
            <w:w w:val="105"/>
          </w:rPr>
          <m:t>x</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De logica achter de getabelleerde functies </w:t>
      </w:r>
      <m:oMath>
        <m:sSub>
          <m:sSubPr>
            <m:ctrlPr>
              <w:rPr>
                <w:rFonts w:ascii="Cambria Math" w:hAnsi="Cambria Math"/>
                <w:color w:val="4A4A49"/>
                <w:w w:val="105"/>
              </w:rPr>
            </m:ctrlPr>
          </m:sSubPr>
          <m:e>
            <m:r>
              <w:rPr>
                <w:rFonts w:ascii="Cambria Math" w:hAnsi="Cambria Math"/>
                <w:color w:val="4A4A49"/>
                <w:w w:val="105"/>
              </w:rPr>
              <m:t>E</m:t>
            </m:r>
          </m:e>
          <m:sub>
            <m:r>
              <w:rPr>
                <w:rFonts w:ascii="Cambria Math" w:hAnsi="Cambria Math"/>
                <w:color w:val="4A4A49"/>
                <w:w w:val="105"/>
              </w:rPr>
              <m:t>1</m:t>
            </m:r>
          </m:sub>
        </m:sSub>
      </m:oMath>
      <w:r>
        <w:rPr>
          <w:color w:val="4A4A49"/>
          <w:lang w:val="nl"/>
        </w:rPr>
        <w:t xml:space="preserve"> t/m </w:t>
      </w:r>
      <m:oMath>
        <m:sSub>
          <m:sSubPr>
            <m:ctrlPr>
              <w:rPr>
                <w:rFonts w:ascii="Cambria Math" w:hAnsi="Cambria Math"/>
                <w:color w:val="4A4A49"/>
                <w:w w:val="105"/>
              </w:rPr>
            </m:ctrlPr>
          </m:sSubPr>
          <m:e>
            <m:r>
              <w:rPr>
                <w:rFonts w:ascii="Cambria Math" w:hAnsi="Cambria Math"/>
                <w:color w:val="4A4A49"/>
                <w:w w:val="105"/>
              </w:rPr>
              <m:t>E</m:t>
            </m:r>
          </m:e>
          <m:sub>
            <m:r>
              <w:rPr>
                <w:rFonts w:ascii="Cambria Math" w:hAnsi="Cambria Math"/>
                <w:color w:val="4A4A49"/>
                <w:w w:val="105"/>
              </w:rPr>
              <m:t>5</m:t>
            </m:r>
          </m:sub>
        </m:sSub>
      </m:oMath>
      <w:r>
        <w:rPr>
          <w:color w:val="4A4A49"/>
          <w:lang w:val="nl"/>
        </w:rPr>
        <w:t xml:space="preserve"> en de ingewikkelde coëfficiënten was dan al</w:t>
      </w:r>
      <w:del w:id="0" w:author="BK" w:date="2026-07-27T10:53:00Z">
        <w:r>
          <w:rPr>
            <w:color w:val="4A4A49"/>
            <w:lang w:val="nl"/>
          </w:rPr>
          <w:delText>s</w:delText>
        </w:r>
      </w:del>
      <w:r>
        <w:rPr>
          <w:color w:val="4A4A49"/>
          <w:lang w:val="nl"/>
        </w:rPr>
        <w:t xml:space="preserve"> snel zoek</w:t>
      </w:r>
      <w:del w:id="1" w:author="BK" w:date="2026-07-27T10:53:00Z">
        <w:r>
          <w:rPr>
            <w:color w:val="4A4A49"/>
            <w:lang w:val="nl"/>
          </w:rPr>
          <w:delText>, en</w:delText>
        </w:r>
      </w:del>
      <w:ins w:id="2" w:author="BK" w:date="2026-07-27T10:53:00Z">
        <w:r>
          <w:rPr>
            <w:color w:val="4A4A49"/>
            <w:lang w:val="nl"/>
          </w:rPr>
          <w:t>:</w:t>
        </w:r>
      </w:ins>
      <w:r>
        <w:rPr>
          <w:color w:val="4A4A49"/>
          <w:lang w:val="nl"/>
        </w:rPr>
        <w:t xml:space="preserve"> je moest ze </w:t>
      </w:r>
      <w:del w:id="3" w:author="BK" w:date="2026-07-27T10:53:00Z">
        <w:r>
          <w:rPr>
            <w:color w:val="4A4A49"/>
            <w:lang w:val="nl"/>
          </w:rPr>
          <w:delText>maar</w:delText>
        </w:r>
      </w:del>
      <w:ins w:id="4" w:author="BK" w:date="2026-07-27T10:53:00Z">
        <w:r>
          <w:rPr>
            <w:color w:val="4A4A49"/>
            <w:lang w:val="nl"/>
          </w:rPr>
          <w:t>voor waar</w:t>
        </w:r>
      </w:ins>
      <w:r>
        <w:rPr>
          <w:color w:val="4A4A49"/>
          <w:lang w:val="nl"/>
        </w:rPr>
        <w:t xml:space="preserve"> aannemen en</w:t>
      </w:r>
      <w:ins w:id="5" w:author="BK" w:date="2026-07-27T10:57:00Z">
        <w:r>
          <w:rPr>
            <w:color w:val="4A4A49"/>
            <w:lang w:val="nl"/>
          </w:rPr>
          <w:t xml:space="preserve"> er</w:t>
        </w:r>
      </w:ins>
      <w:r>
        <w:rPr>
          <w:color w:val="4A4A49"/>
          <w:lang w:val="nl"/>
        </w:rPr>
        <w:t xml:space="preserve"> </w:t>
      </w:r>
      <w:del w:id="6" w:author="BK" w:date="2026-07-27T10:53:00Z">
        <w:r>
          <w:rPr>
            <w:color w:val="4A4A49"/>
            <w:lang w:val="nl"/>
          </w:rPr>
          <w:delText xml:space="preserve">daarmee </w:delText>
        </w:r>
      </w:del>
      <w:r>
        <w:rPr>
          <w:color w:val="4A4A49"/>
          <w:lang w:val="nl"/>
        </w:rPr>
        <w:t xml:space="preserve">sommen </w:t>
      </w:r>
      <w:ins w:id="7" w:author="BK" w:date="2026-07-27T10:53:00Z">
        <w:r>
          <w:rPr>
            <w:color w:val="4A4A49"/>
            <w:lang w:val="nl"/>
          </w:rPr>
          <w:t xml:space="preserve">mee </w:t>
        </w:r>
      </w:ins>
      <w:r>
        <w:rPr>
          <w:color w:val="4A4A49"/>
          <w:lang w:val="nl"/>
        </w:rPr>
        <w:t>maken met de bijbehorende tabellen. Ik heb er in 2006 al eens over geschreven (Olsthoorn, 2006), maar wil hier Edelman verder versimpelen, de formules geven om de tabellen zelf in een paar regels te berekenen en voor referentie de relatie leggen tussen de bekende tabellen van Huisman (1970), die in het proefschrift van Edelman (1947) en die in Abramowitz en Stegun (1972)</w:t>
      </w:r>
      <w:ins w:id="8" w:author="BK" w:date="2026-07-27T10:59:00Z">
        <w:r>
          <w:rPr>
            <w:color w:val="4A4A49"/>
            <w:lang w:val="nl"/>
          </w:rPr>
          <w:t xml:space="preserve"> staan</w:t>
        </w:r>
      </w:ins>
      <w:r>
        <w:rPr>
          <w:color w:val="4A4A49"/>
          <w:lang w:val="nl"/>
        </w:rPr>
        <w:t>.</w:t>
      </w:r>
    </w:p>
    <w:p w14:paraId="6DF97C2A" w14:textId="77777777" w:rsidR="00572D70" w:rsidRDefault="00572D70" w:rsidP="0044569B">
      <w:pPr>
        <w:pStyle w:val="Plattetekst"/>
        <w:spacing w:line="292" w:lineRule="auto"/>
        <w:ind w:left="1040" w:right="855"/>
        <w:rPr>
          <w:color w:val="4A4A49"/>
          <w:w w:val="105"/>
        </w:rPr>
      </w:pPr>
    </w:p>
    <w:p w14:paraId="6ACE0ECB" w14:textId="7BCC76E0" w:rsidR="0044569B" w:rsidRPr="0055764C" w:rsidRDefault="0044569B" w:rsidP="0044569B">
      <w:pPr>
        <w:pStyle w:val="Plattetekst"/>
        <w:spacing w:line="292" w:lineRule="auto"/>
        <w:ind w:left="1040" w:right="855"/>
        <w:rPr>
          <w:color w:val="4A4A49"/>
          <w:w w:val="105"/>
        </w:rPr>
      </w:pPr>
      <w:r>
        <w:rPr>
          <w:color w:val="4A4A49"/>
          <w:lang w:val="nl"/>
        </w:rPr>
        <w:t>De formules van Edelman zijn oplossingen van de differentiaalvergelijking</w:t>
      </w:r>
    </w:p>
    <w:p w14:paraId="5B70DD7B" w14:textId="620DC057" w:rsidR="0044569B" w:rsidRPr="0055764C" w:rsidRDefault="0044569B" w:rsidP="0044569B">
      <w:pPr>
        <w:pStyle w:val="Equation"/>
      </w:pPr>
      <m:oMath>
        <m:r>
          <w:rPr>
            <w:rFonts w:ascii="Cambria Math" w:hAnsi="Cambria Math"/>
          </w:rPr>
          <m:t>kD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S</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1</w:t>
      </w:r>
      <w:r>
        <w:rPr>
          <w:lang w:val="nl"/>
        </w:rPr>
        <w:fldChar w:fldCharType="end"/>
      </w:r>
      <w:r>
        <w:rPr>
          <w:lang w:val="nl"/>
        </w:rPr>
        <w:t>)</w:t>
      </w:r>
    </w:p>
    <w:p w14:paraId="7DA41C48" w14:textId="77777777" w:rsidR="009E3302" w:rsidRPr="0055764C" w:rsidRDefault="009E3302" w:rsidP="009E3302">
      <w:pPr>
        <w:pStyle w:val="Plattetekst"/>
        <w:spacing w:line="292" w:lineRule="auto"/>
        <w:ind w:left="1040" w:right="855"/>
        <w:rPr>
          <w:color w:val="4A4A49"/>
          <w:w w:val="105"/>
        </w:rPr>
      </w:pPr>
      <w:r>
        <w:rPr>
          <w:color w:val="4A4A49"/>
          <w:lang w:val="nl"/>
        </w:rPr>
        <w:t>Waarbij</w:t>
      </w:r>
    </w:p>
    <w:p w14:paraId="1BDDFA42" w14:textId="77777777" w:rsidR="009E3302" w:rsidRPr="0055764C" w:rsidRDefault="009E3302" w:rsidP="009E3302">
      <w:pPr>
        <w:pStyle w:val="Descr"/>
        <w:rPr>
          <w:i/>
          <w:iCs/>
        </w:rPr>
      </w:pPr>
      <m:oMath>
        <m:r>
          <w:rPr>
            <w:rFonts w:ascii="Cambria Math" w:hAnsi="Cambria Math"/>
          </w:rPr>
          <m:t>ϕ</m:t>
        </m:r>
      </m:oMath>
      <w:r>
        <w:rPr>
          <w:lang w:val="nl"/>
        </w:rPr>
        <w:tab/>
      </w:r>
      <w:r>
        <w:rPr>
          <w:i/>
          <w:iCs/>
          <w:lang w:val="nl"/>
        </w:rPr>
        <w:t>:</w:t>
      </w:r>
      <w:r>
        <w:rPr>
          <w:i/>
          <w:iCs/>
          <w:lang w:val="nl"/>
        </w:rPr>
        <w:tab/>
        <w:t>stijghoogte [m]</w:t>
      </w:r>
    </w:p>
    <w:p w14:paraId="2DD67272" w14:textId="5357322D" w:rsidR="009E3302" w:rsidRPr="0055764C" w:rsidRDefault="0044569B" w:rsidP="009E3302">
      <w:pPr>
        <w:pStyle w:val="Descr"/>
        <w:rPr>
          <w:rFonts w:ascii="Cambria Math" w:hAnsi="Cambria Math"/>
          <w:i/>
          <w:iCs/>
        </w:rPr>
      </w:pPr>
      <m:oMath>
        <m:r>
          <w:rPr>
            <w:rFonts w:ascii="Cambria Math" w:hAnsi="Cambria Math"/>
          </w:rPr>
          <m:t>kD</m:t>
        </m:r>
      </m:oMath>
      <w:r>
        <w:rPr>
          <w:rFonts w:ascii="Cambria Math" w:hAnsi="Cambria Math"/>
          <w:lang w:val="nl"/>
        </w:rPr>
        <w:tab/>
      </w:r>
      <w:r>
        <w:rPr>
          <w:rFonts w:ascii="Cambria Math" w:hAnsi="Cambria Math"/>
          <w:i/>
          <w:iCs/>
          <w:lang w:val="nl"/>
        </w:rPr>
        <w:t>:</w:t>
      </w:r>
      <w:r>
        <w:rPr>
          <w:rFonts w:ascii="Cambria Math" w:hAnsi="Cambria Math"/>
          <w:i/>
          <w:iCs/>
          <w:lang w:val="nl"/>
        </w:rPr>
        <w:tab/>
        <w:t>doorlaatvermogen [m</w:t>
      </w:r>
      <w:r>
        <w:rPr>
          <w:rFonts w:ascii="Cambria Math" w:hAnsi="Cambria Math"/>
          <w:i/>
          <w:iCs/>
          <w:vertAlign w:val="superscript"/>
          <w:lang w:val="nl"/>
        </w:rPr>
        <w:t>2</w:t>
      </w:r>
      <w:r>
        <w:rPr>
          <w:rFonts w:ascii="Cambria Math" w:hAnsi="Cambria Math"/>
          <w:i/>
          <w:iCs/>
          <w:lang w:val="nl"/>
        </w:rPr>
        <w:t>/d]</w:t>
      </w:r>
    </w:p>
    <w:p w14:paraId="41959FD5" w14:textId="5081571C" w:rsidR="009E3302" w:rsidRPr="0055764C" w:rsidRDefault="0044569B" w:rsidP="009E3302">
      <w:pPr>
        <w:pStyle w:val="Descr"/>
        <w:rPr>
          <w:rFonts w:ascii="Cambria Math" w:hAnsi="Cambria Math"/>
          <w:i/>
          <w:iCs/>
        </w:rPr>
      </w:pPr>
      <m:oMath>
        <m:r>
          <w:rPr>
            <w:rFonts w:ascii="Cambria Math" w:hAnsi="Cambria Math"/>
          </w:rPr>
          <m:t>S</m:t>
        </m:r>
      </m:oMath>
      <w:r>
        <w:rPr>
          <w:rFonts w:ascii="Cambria Math" w:hAnsi="Cambria Math"/>
          <w:lang w:val="nl"/>
        </w:rPr>
        <w:tab/>
      </w:r>
      <w:r>
        <w:rPr>
          <w:rFonts w:ascii="Cambria Math" w:hAnsi="Cambria Math"/>
          <w:i/>
          <w:iCs/>
          <w:lang w:val="nl"/>
        </w:rPr>
        <w:t>:</w:t>
      </w:r>
      <w:r>
        <w:rPr>
          <w:rFonts w:ascii="Cambria Math" w:hAnsi="Cambria Math"/>
          <w:i/>
          <w:iCs/>
          <w:lang w:val="nl"/>
        </w:rPr>
        <w:tab/>
        <w:t>bergingscoëfficiënt [-]</w:t>
      </w:r>
    </w:p>
    <w:p w14:paraId="0D4EF0C9" w14:textId="11DD78C5" w:rsidR="0044569B" w:rsidRPr="0055764C" w:rsidRDefault="0044569B" w:rsidP="0044569B">
      <w:pPr>
        <w:pStyle w:val="Descr"/>
        <w:rPr>
          <w:rFonts w:ascii="Cambria Math" w:hAnsi="Cambria Math"/>
          <w:i/>
          <w:iCs/>
        </w:rPr>
      </w:pPr>
      <m:oMath>
        <m:r>
          <w:rPr>
            <w:rFonts w:ascii="Cambria Math" w:hAnsi="Cambria Math"/>
          </w:rPr>
          <m:t>x</m:t>
        </m:r>
      </m:oMath>
      <w:r>
        <w:rPr>
          <w:rFonts w:ascii="Cambria Math" w:hAnsi="Cambria Math"/>
          <w:lang w:val="nl"/>
        </w:rPr>
        <w:tab/>
      </w:r>
      <w:r>
        <w:rPr>
          <w:rFonts w:ascii="Cambria Math" w:hAnsi="Cambria Math"/>
          <w:i/>
          <w:iCs/>
          <w:lang w:val="nl"/>
        </w:rPr>
        <w:t>:</w:t>
      </w:r>
      <w:r>
        <w:rPr>
          <w:rFonts w:ascii="Cambria Math" w:hAnsi="Cambria Math"/>
          <w:i/>
          <w:iCs/>
          <w:lang w:val="nl"/>
        </w:rPr>
        <w:tab/>
        <w:t>afstand (</w:t>
      </w:r>
      <m:oMath>
        <m:r>
          <w:rPr>
            <w:rFonts w:ascii="Cambria Math" w:hAnsi="Cambria Math"/>
          </w:rPr>
          <m:t>x</m:t>
        </m:r>
        <m:r>
          <m:rPr>
            <m:sty m:val="p"/>
          </m:rPr>
          <w:rPr>
            <w:rFonts w:ascii="Cambria Math" w:hAnsi="Cambria Math"/>
          </w:rPr>
          <m:t>≥</m:t>
        </m:r>
        <m:r>
          <w:rPr>
            <w:rFonts w:ascii="Cambria Math" w:hAnsi="Cambria Math"/>
          </w:rPr>
          <m:t>0</m:t>
        </m:r>
      </m:oMath>
      <w:r>
        <w:rPr>
          <w:rFonts w:ascii="Cambria Math" w:hAnsi="Cambria Math"/>
          <w:i/>
          <w:iCs/>
          <w:lang w:val="nl"/>
        </w:rPr>
        <w:t>) [m]</w:t>
      </w:r>
    </w:p>
    <w:p w14:paraId="24218333" w14:textId="7D2BB824" w:rsidR="009E3302" w:rsidRPr="0055764C" w:rsidRDefault="009E3302" w:rsidP="00B94C50">
      <w:pPr>
        <w:pStyle w:val="Descr"/>
        <w:spacing w:after="120"/>
        <w:ind w:left="1037"/>
        <w:rPr>
          <w:rFonts w:ascii="Cambria Math" w:hAnsi="Cambria Math"/>
          <w:i/>
          <w:iCs/>
        </w:rPr>
      </w:pPr>
      <m:oMath>
        <m:r>
          <w:rPr>
            <w:rFonts w:ascii="Cambria Math" w:hAnsi="Cambria Math"/>
          </w:rPr>
          <m:t>t</m:t>
        </m:r>
      </m:oMath>
      <w:r>
        <w:rPr>
          <w:rFonts w:ascii="Cambria Math" w:hAnsi="Cambria Math"/>
          <w:lang w:val="nl"/>
        </w:rPr>
        <w:tab/>
      </w:r>
      <w:r>
        <w:rPr>
          <w:rFonts w:ascii="Cambria Math" w:hAnsi="Cambria Math"/>
          <w:i/>
          <w:iCs/>
          <w:lang w:val="nl"/>
        </w:rPr>
        <w:t>:</w:t>
      </w:r>
      <w:r>
        <w:rPr>
          <w:rFonts w:ascii="Cambria Math" w:hAnsi="Cambria Math"/>
          <w:i/>
          <w:iCs/>
          <w:lang w:val="nl"/>
        </w:rPr>
        <w:tab/>
        <w:t>tijd (</w:t>
      </w:r>
      <m:oMath>
        <m:r>
          <w:rPr>
            <w:rFonts w:ascii="Cambria Math" w:hAnsi="Cambria Math"/>
          </w:rPr>
          <m:t>t</m:t>
        </m:r>
        <m:r>
          <m:rPr>
            <m:sty m:val="p"/>
          </m:rPr>
          <w:rPr>
            <w:rFonts w:ascii="Cambria Math" w:hAnsi="Cambria Math"/>
          </w:rPr>
          <m:t>≥</m:t>
        </m:r>
        <m:r>
          <w:rPr>
            <w:rFonts w:ascii="Cambria Math" w:hAnsi="Cambria Math"/>
          </w:rPr>
          <m:t>0</m:t>
        </m:r>
      </m:oMath>
      <w:r>
        <w:rPr>
          <w:rFonts w:ascii="Cambria Math" w:hAnsi="Cambria Math"/>
          <w:i/>
          <w:iCs/>
          <w:lang w:val="nl"/>
        </w:rPr>
        <w:t>) [d]</w:t>
      </w:r>
    </w:p>
    <w:p w14:paraId="157DD230" w14:textId="5B01E0FD" w:rsidR="0044569B" w:rsidRPr="0055764C" w:rsidRDefault="0044569B" w:rsidP="0044569B">
      <w:pPr>
        <w:pStyle w:val="Plattetekst"/>
        <w:spacing w:line="292" w:lineRule="auto"/>
        <w:ind w:left="1040" w:right="855"/>
        <w:rPr>
          <w:color w:val="4A4A49"/>
          <w:w w:val="105"/>
        </w:rPr>
      </w:pPr>
      <w:r>
        <w:rPr>
          <w:color w:val="4A4A49"/>
          <w:lang w:val="nl"/>
        </w:rPr>
        <w:t>Carslaw &amp; Jaeger (1959, telkens herdrukt) zijn volgens ChatGPT de eersten die</w:t>
      </w:r>
      <w:del w:id="9" w:author="BK" w:date="2026-07-27T11:02:00Z">
        <w:r>
          <w:rPr>
            <w:color w:val="4A4A49"/>
            <w:lang w:val="nl"/>
          </w:rPr>
          <w:delText>, wat toen</w:delText>
        </w:r>
      </w:del>
      <w:ins w:id="10" w:author="BK" w:date="2026-07-27T11:02:00Z">
        <w:r>
          <w:rPr>
            <w:color w:val="4A4A49"/>
            <w:lang w:val="nl"/>
          </w:rPr>
          <w:t xml:space="preserve"> de destijds</w:t>
        </w:r>
      </w:ins>
      <w:r>
        <w:rPr>
          <w:color w:val="4A4A49"/>
          <w:lang w:val="nl"/>
        </w:rPr>
        <w:t xml:space="preserve"> bekend</w:t>
      </w:r>
      <w:ins w:id="11" w:author="BK" w:date="2026-07-27T11:02:00Z">
        <w:r>
          <w:rPr>
            <w:color w:val="4A4A49"/>
            <w:lang w:val="nl"/>
          </w:rPr>
          <w:t>e</w:t>
        </w:r>
      </w:ins>
      <w:r>
        <w:rPr>
          <w:color w:val="4A4A49"/>
          <w:lang w:val="nl"/>
        </w:rPr>
        <w:t xml:space="preserve"> </w:t>
      </w:r>
      <w:del w:id="12" w:author="BK" w:date="2026-07-27T11:02:00Z">
        <w:r>
          <w:rPr>
            <w:color w:val="4A4A49"/>
            <w:lang w:val="nl"/>
          </w:rPr>
          <w:delText xml:space="preserve">was van de </w:delText>
        </w:r>
      </w:del>
      <w:r>
        <w:rPr>
          <w:color w:val="4A4A49"/>
          <w:lang w:val="nl"/>
        </w:rPr>
        <w:t>oplossingen van deze differentiaalvergelijking</w:t>
      </w:r>
      <w:del w:id="13" w:author="BK" w:date="2026-07-27T11:02:00Z">
        <w:r>
          <w:rPr>
            <w:color w:val="4A4A49"/>
            <w:lang w:val="nl"/>
          </w:rPr>
          <w:delText>,</w:delText>
        </w:r>
      </w:del>
      <w:r>
        <w:rPr>
          <w:color w:val="4A4A49"/>
          <w:lang w:val="nl"/>
        </w:rPr>
        <w:t xml:space="preserve"> als een familie van oplossingen schrijven. Op p52 vgl.10, noteren zij dat de volgende reeks functies (</w:t>
      </w:r>
      <m:oMath>
        <m:r>
          <w:rPr>
            <w:rFonts w:ascii="Cambria Math" w:hAnsi="Cambria Math"/>
            <w:color w:val="4A4A49"/>
            <w:w w:val="105"/>
          </w:rPr>
          <m:t>n=-1,0,1,2,3…</m:t>
        </m:r>
      </m:oMath>
      <w:r>
        <w:rPr>
          <w:color w:val="4A4A49"/>
          <w:lang w:val="nl"/>
        </w:rPr>
        <w:t>)</w:t>
      </w:r>
    </w:p>
    <w:p w14:paraId="16F540D3" w14:textId="65A349E5" w:rsidR="0044569B" w:rsidRPr="0055764C" w:rsidRDefault="0044569B" w:rsidP="0044569B">
      <w:pPr>
        <w:pStyle w:val="Equation"/>
      </w:pPr>
      <m:oMath>
        <m:r>
          <w:rPr>
            <w:rFonts w:ascii="Cambria Math" w:hAnsi="Cambria Math"/>
          </w:rPr>
          <m:t>y</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2</w:t>
      </w:r>
      <w:r>
        <w:rPr>
          <w:lang w:val="nl"/>
        </w:rPr>
        <w:fldChar w:fldCharType="end"/>
      </w:r>
      <w:r>
        <w:rPr>
          <w:lang w:val="nl"/>
        </w:rPr>
        <w:t>)</w:t>
      </w:r>
    </w:p>
    <w:p w14:paraId="59C499C5" w14:textId="7BF7FBDB" w:rsidR="0044569B" w:rsidRPr="0055764C" w:rsidRDefault="0044569B" w:rsidP="0044569B">
      <w:pPr>
        <w:pStyle w:val="Plattetekst"/>
        <w:spacing w:line="292" w:lineRule="auto"/>
        <w:ind w:left="1040" w:right="855"/>
        <w:rPr>
          <w:color w:val="4A4A49"/>
          <w:w w:val="105"/>
        </w:rPr>
      </w:pPr>
      <w:r>
        <w:rPr>
          <w:color w:val="4A4A49"/>
          <w:lang w:val="nl"/>
        </w:rPr>
        <w:t xml:space="preserve">oplossingen zijn van (1). Voor ons als geohydrologen geldt </w:t>
      </w:r>
      <m:oMath>
        <m:r>
          <w:rPr>
            <w:rFonts w:ascii="Cambria Math" w:hAnsi="Cambria Math"/>
            <w:color w:val="4A4A49"/>
            <w:w w:val="105"/>
          </w:rPr>
          <m:t>u</m:t>
        </m:r>
        <m:r>
          <m:rPr>
            <m:sty m:val="p"/>
          </m:rPr>
          <w:rPr>
            <w:rFonts w:ascii="Cambria Math" w:hAnsi="Cambria Math"/>
            <w:color w:val="4A4A49"/>
            <w:w w:val="105"/>
          </w:rPr>
          <m:t>=</m:t>
        </m:r>
        <m:r>
          <w:rPr>
            <w:rFonts w:ascii="Cambria Math" w:hAnsi="Cambria Math"/>
            <w:color w:val="4A4A49"/>
            <w:w w:val="105"/>
          </w:rPr>
          <m:t>x</m:t>
        </m:r>
        <m:rad>
          <m:radPr>
            <m:degHide m:val="1"/>
            <m:ctrlPr>
              <w:rPr>
                <w:rFonts w:ascii="Cambria Math" w:hAnsi="Cambria Math"/>
                <w:color w:val="4A4A49"/>
                <w:w w:val="105"/>
              </w:rPr>
            </m:ctrlPr>
          </m:radPr>
          <m:deg/>
          <m:e>
            <m:f>
              <m:fPr>
                <m:ctrlPr>
                  <w:rPr>
                    <w:rFonts w:ascii="Cambria Math" w:hAnsi="Cambria Math"/>
                    <w:color w:val="4A4A49"/>
                    <w:w w:val="105"/>
                  </w:rPr>
                </m:ctrlPr>
              </m:fPr>
              <m:num>
                <m:r>
                  <w:rPr>
                    <w:rFonts w:ascii="Cambria Math" w:hAnsi="Cambria Math"/>
                    <w:color w:val="4A4A49"/>
                    <w:w w:val="105"/>
                  </w:rPr>
                  <m:t>S</m:t>
                </m:r>
              </m:num>
              <m:den>
                <m:r>
                  <w:rPr>
                    <w:rFonts w:ascii="Cambria Math" w:hAnsi="Cambria Math"/>
                    <w:color w:val="4A4A49"/>
                    <w:w w:val="105"/>
                  </w:rPr>
                  <m:t>4kDt</m:t>
                </m:r>
              </m:den>
            </m:f>
          </m:e>
        </m:rad>
      </m:oMath>
      <w:r>
        <w:rPr>
          <w:color w:val="4A4A49"/>
          <w:lang w:val="nl"/>
        </w:rPr>
        <w:t xml:space="preserve">. </w:t>
      </w:r>
      <m:oMath>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is de </w:t>
      </w:r>
      <m:oMath>
        <m:r>
          <w:rPr>
            <w:rFonts w:ascii="Cambria Math" w:hAnsi="Cambria Math"/>
            <w:color w:val="4A4A49"/>
            <w:w w:val="105"/>
          </w:rPr>
          <m:t>n</m:t>
        </m:r>
      </m:oMath>
      <w:r>
        <w:rPr>
          <w:color w:val="4A4A49"/>
          <w:lang w:val="nl"/>
        </w:rPr>
        <w:t xml:space="preserve">-de herhaalde integraal van de complementaire errorfunctie </w:t>
      </w:r>
      <m:oMath>
        <m:r>
          <m:rPr>
            <m:nor/>
          </m:rPr>
          <w:rPr>
            <w:color w:val="4A4A49"/>
            <w:w w:val="105"/>
          </w:rPr>
          <m:t>erfc</m:t>
        </m:r>
      </m:oMath>
      <w:r>
        <w:rPr>
          <w:color w:val="4A4A49"/>
          <w:lang w:val="nl"/>
        </w:rPr>
        <w:t>:</w:t>
      </w:r>
    </w:p>
    <w:p w14:paraId="34B306AE" w14:textId="2500CF77" w:rsidR="009E3302" w:rsidRPr="0055764C" w:rsidRDefault="00E4721C" w:rsidP="005A2AD2">
      <w:pPr>
        <w:pStyle w:val="Equation"/>
      </w:pPr>
      <m:oMath>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r>
          <m:rPr>
            <m:sty m:val="p"/>
          </m:rPr>
          <w:rPr>
            <w:rFonts w:ascii="Cambria Math" w:hAnsi="Cambria Math"/>
          </w:rPr>
          <m:t>=</m:t>
        </m:r>
        <m:nary>
          <m:naryPr>
            <m:ctrlPr>
              <w:rPr>
                <w:rFonts w:ascii="Cambria Math" w:hAnsi="Cambria Math"/>
                <w:iCs/>
              </w:rPr>
            </m:ctrlPr>
          </m:naryPr>
          <m:sub>
            <m:r>
              <w:rPr>
                <w:rFonts w:ascii="Cambria Math" w:hAnsi="Cambria Math"/>
              </w:rPr>
              <m:t>u</m:t>
            </m:r>
            <m:ctrlPr>
              <w:rPr>
                <w:rFonts w:ascii="Cambria Math" w:hAnsi="Cambria Math"/>
              </w:rPr>
            </m:ctrlPr>
          </m:sub>
          <m:sup>
            <m:r>
              <m:rPr>
                <m:sty m:val="p"/>
              </m:rPr>
              <w:rPr>
                <w:rFonts w:ascii="Cambria Math" w:hAnsi="Cambria Math"/>
              </w:rPr>
              <m:t>∞</m:t>
            </m:r>
            <m:ctrlPr>
              <w:rPr>
                <w:rFonts w:ascii="Cambria Math" w:hAnsi="Cambria Math"/>
              </w:rPr>
            </m:ctrlPr>
          </m:sup>
          <m:e>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y</m:t>
                </m:r>
              </m:e>
            </m:d>
            <m:r>
              <m:rPr>
                <m:sty m:val="p"/>
              </m:rPr>
              <w:rPr>
                <w:rFonts w:ascii="Cambria Math" w:hAnsi="Cambria Math"/>
              </w:rPr>
              <m:t>dy</m:t>
            </m:r>
            <m:ctrlPr>
              <w:rPr>
                <w:rFonts w:ascii="Cambria Math" w:hAnsi="Cambria Math"/>
              </w:rPr>
            </m:ctrlPr>
          </m:e>
        </m:nary>
        <m:r>
          <m:rPr>
            <m:sty m:val="p"/>
          </m:rPr>
          <w:rPr>
            <w:rFonts w:ascii="Cambria Math" w:hAnsi="Cambria Math"/>
          </w:rPr>
          <m:t> → </m:t>
        </m:r>
        <m:f>
          <m:fPr>
            <m:ctrlPr>
              <w:rPr>
                <w:rFonts w:ascii="Cambria Math" w:hAnsi="Cambria Math"/>
                <w:iCs/>
              </w:rPr>
            </m:ctrlPr>
          </m:fPr>
          <m:num>
            <m:r>
              <w:rPr>
                <w:rFonts w:ascii="Cambria Math" w:hAnsi="Cambria Math"/>
              </w:rPr>
              <m:t>d</m:t>
            </m:r>
            <m:r>
              <m:rPr>
                <m:nor/>
              </m:rPr>
              <w:rPr>
                <w:rFonts w:ascii="Cambria Math" w:hAnsi="Cambria Math"/>
              </w:rPr>
              <m:t>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w:rPr>
                <w:rFonts w:ascii="Cambria Math" w:hAnsi="Cambria Math"/>
              </w:rPr>
              <m:t>du</m:t>
            </m:r>
          </m:den>
        </m:f>
        <m:r>
          <m:rPr>
            <m:sty m:val="p"/>
          </m:rPr>
          <w:rPr>
            <w:rFonts w:ascii="Cambria Math" w:hAnsi="Cambria Math"/>
          </w:rPr>
          <m:t>=-</m:t>
        </m:r>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3</w:t>
      </w:r>
      <w:r>
        <w:rPr>
          <w:lang w:val="nl"/>
        </w:rPr>
        <w:fldChar w:fldCharType="end"/>
      </w:r>
      <w:r>
        <w:rPr>
          <w:lang w:val="nl"/>
        </w:rPr>
        <w:t>)</w:t>
      </w:r>
    </w:p>
    <w:p w14:paraId="33DCB8E8" w14:textId="14FF31CD" w:rsidR="00E4721C" w:rsidRPr="0055764C" w:rsidRDefault="00E4721C" w:rsidP="00E4721C">
      <w:pPr>
        <w:pStyle w:val="Plattetekst"/>
        <w:spacing w:line="292" w:lineRule="auto"/>
        <w:ind w:left="1040" w:right="855"/>
        <w:rPr>
          <w:color w:val="4A4A49"/>
          <w:w w:val="105"/>
        </w:rPr>
      </w:pPr>
      <w:r>
        <w:rPr>
          <w:color w:val="4A4A49"/>
          <w:lang w:val="nl"/>
        </w:rPr>
        <w:t xml:space="preserve">De functies </w:t>
      </w:r>
      <m:oMath>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zijn gemakkelijk uit te rekenen met een recursieve formule (Abramowitz &amp; Stegun (1972), sectie 7.2.5):</w:t>
      </w:r>
    </w:p>
    <w:p w14:paraId="35AE7A8B" w14:textId="45FC5574" w:rsidR="00E4721C" w:rsidRPr="0055764C" w:rsidRDefault="00E4721C" w:rsidP="00723ADF">
      <w:pPr>
        <w:pStyle w:val="Equation"/>
      </w:pPr>
      <m:oMath>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n</m:t>
            </m:r>
          </m:den>
        </m:f>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u</m:t>
            </m:r>
          </m:e>
        </m:d>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4</w:t>
      </w:r>
      <w:r>
        <w:rPr>
          <w:lang w:val="nl"/>
        </w:rPr>
        <w:fldChar w:fldCharType="end"/>
      </w:r>
      <w:r>
        <w:rPr>
          <w:lang w:val="nl"/>
        </w:rPr>
        <w:t>)</w:t>
      </w:r>
    </w:p>
    <w:p w14:paraId="019FED4F" w14:textId="785010CE" w:rsidR="00E4721C" w:rsidRPr="0055764C" w:rsidRDefault="00E4721C" w:rsidP="00E4721C">
      <w:pPr>
        <w:pStyle w:val="Plattetekst"/>
        <w:spacing w:line="292" w:lineRule="auto"/>
        <w:ind w:left="1040" w:right="855"/>
        <w:rPr>
          <w:color w:val="4A4A49"/>
          <w:w w:val="105"/>
        </w:rPr>
      </w:pPr>
      <w:r>
        <w:rPr>
          <w:color w:val="4A4A49"/>
          <w:lang w:val="nl"/>
        </w:rPr>
        <w:t xml:space="preserve">Voor </w:t>
      </w:r>
      <m:oMath>
        <m:r>
          <w:rPr>
            <w:rFonts w:ascii="Cambria Math" w:hAnsi="Cambria Math"/>
            <w:color w:val="4A4A49"/>
            <w:w w:val="105"/>
          </w:rPr>
          <m:t>n=0</m:t>
        </m:r>
      </m:oMath>
      <w:r>
        <w:rPr>
          <w:color w:val="4A4A49"/>
          <w:lang w:val="nl"/>
        </w:rPr>
        <w:t xml:space="preserve"> en </w:t>
      </w:r>
      <m:oMath>
        <m:r>
          <w:rPr>
            <w:rFonts w:ascii="Cambria Math" w:hAnsi="Cambria Math"/>
            <w:color w:val="4A4A49"/>
            <w:w w:val="105"/>
          </w:rPr>
          <m:t>n=-1</m:t>
        </m:r>
      </m:oMath>
      <w:r>
        <w:rPr>
          <w:color w:val="4A4A49"/>
          <w:lang w:val="nl"/>
        </w:rPr>
        <w:t xml:space="preserve"> gelden daarbij de volgende relaties:</w:t>
      </w:r>
    </w:p>
    <w:p w14:paraId="6F5F95C3" w14:textId="7A58FC47" w:rsidR="00E4721C" w:rsidRPr="0055764C" w:rsidRDefault="00E4721C" w:rsidP="00723ADF">
      <w:pPr>
        <w:pStyle w:val="Equation"/>
      </w:pPr>
      <m:oMath>
        <m:r>
          <m:rPr>
            <m:nor/>
          </m:rPr>
          <w:rPr>
            <w:rFonts w:ascii="Cambria Math" w:hAnsi="Cambria Math"/>
          </w:rPr>
          <m:t>ierfc</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u</m:t>
            </m:r>
          </m:e>
        </m:d>
        <m:r>
          <m:rPr>
            <m:sty m:val="p"/>
          </m:rPr>
          <w:rPr>
            <w:rFonts w:ascii="Cambria Math" w:hAnsi="Cambria Math"/>
          </w:rPr>
          <m:t>=</m:t>
        </m:r>
        <m:r>
          <m:rPr>
            <m:nor/>
          </m:rPr>
          <w:rPr>
            <w:rFonts w:ascii="Cambria Math" w:hAnsi="Cambria Math"/>
          </w:rPr>
          <m:t>erfc</m:t>
        </m:r>
        <m:d>
          <m:dPr>
            <m:ctrlPr>
              <w:rPr>
                <w:rFonts w:ascii="Cambria Math" w:hAnsi="Cambria Math"/>
              </w:rPr>
            </m:ctrlPr>
          </m:dPr>
          <m:e>
            <m:r>
              <w:rPr>
                <w:rFonts w:ascii="Cambria Math" w:hAnsi="Cambria Math"/>
              </w:rPr>
              <m:t>u</m:t>
            </m:r>
          </m:e>
        </m:d>
        <m:r>
          <w:rPr>
            <w:rFonts w:ascii="Cambria Math" w:hAnsi="Cambria Math"/>
          </w:rPr>
          <m:t> </m:t>
        </m:r>
        <m:r>
          <m:rPr>
            <m:nor/>
          </m:rPr>
          <w:rPr>
            <w:rFonts w:ascii="Cambria Math" w:hAnsi="Cambria Math"/>
          </w:rPr>
          <m:t>en</m:t>
        </m:r>
        <m:r>
          <w:rPr>
            <w:rFonts w:ascii="Cambria Math" w:hAnsi="Cambria Math"/>
          </w:rPr>
          <m:t> </m:t>
        </m:r>
        <m:r>
          <m:rPr>
            <m:nor/>
          </m:rPr>
          <w:rPr>
            <w:rFonts w:ascii="Cambria Math" w:hAnsi="Cambria Math"/>
          </w:rPr>
          <m:t>ierfc</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up>
        </m:sSup>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5</w:t>
      </w:r>
      <w:r>
        <w:rPr>
          <w:lang w:val="nl"/>
        </w:rPr>
        <w:fldChar w:fldCharType="end"/>
      </w:r>
      <w:r>
        <w:rPr>
          <w:lang w:val="nl"/>
        </w:rPr>
        <w:t>)</w:t>
      </w:r>
    </w:p>
    <w:p w14:paraId="41013E2C" w14:textId="7BF04A8F" w:rsidR="00E4721C" w:rsidRPr="0055764C" w:rsidRDefault="00E4721C" w:rsidP="00E4721C">
      <w:pPr>
        <w:pStyle w:val="Plattetekst"/>
        <w:spacing w:line="292" w:lineRule="auto"/>
        <w:ind w:left="1040" w:right="855"/>
        <w:rPr>
          <w:color w:val="4A4A49"/>
          <w:w w:val="105"/>
        </w:rPr>
      </w:pPr>
      <w:r>
        <w:rPr>
          <w:color w:val="4A4A49"/>
          <w:lang w:val="nl"/>
        </w:rPr>
        <w:t>Vgl.(1) kunnen we met een willekeurige constante vermenigvuldigen. Dus, als we (1) schrijven als</w:t>
      </w:r>
    </w:p>
    <w:p w14:paraId="67BAE564" w14:textId="36E707CB" w:rsidR="00E4721C" w:rsidRPr="0055764C" w:rsidRDefault="00E4721C" w:rsidP="00723ADF">
      <w:pPr>
        <w:pStyle w:val="Equation"/>
      </w:pPr>
      <m:oMath>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f>
          <m:fPr>
            <m:ctrlPr>
              <w:rPr>
                <w:rFonts w:ascii="Cambria Math" w:hAnsi="Cambria Math"/>
              </w:rPr>
            </m:ctrlPr>
          </m:fPr>
          <m:num>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6</w:t>
      </w:r>
      <w:r>
        <w:rPr>
          <w:lang w:val="nl"/>
        </w:rPr>
        <w:fldChar w:fldCharType="end"/>
      </w:r>
      <w:r>
        <w:rPr>
          <w:lang w:val="nl"/>
        </w:rPr>
        <w:t>)</w:t>
      </w:r>
    </w:p>
    <w:p w14:paraId="0D1881F4" w14:textId="370D2CC1" w:rsidR="00686EE3" w:rsidRPr="0055764C" w:rsidRDefault="00DE35E3" w:rsidP="00E4721C">
      <w:pPr>
        <w:pStyle w:val="Plattetekst"/>
        <w:spacing w:line="292" w:lineRule="auto"/>
        <w:ind w:left="1040" w:right="855"/>
        <w:rPr>
          <w:color w:val="4A4A49"/>
          <w:w w:val="105"/>
        </w:rPr>
      </w:pPr>
      <w:r>
        <w:rPr>
          <w:color w:val="4A4A49"/>
          <w:lang w:val="nl"/>
        </w:rPr>
        <w:t xml:space="preserve">Hiermee hebben we in één klap de oplossing met randvoorwaarde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m:t>
        </m:r>
        <m:sSup>
          <m:sSupPr>
            <m:ctrlPr>
              <w:rPr>
                <w:rFonts w:ascii="Cambria Math" w:hAnsi="Cambria Math"/>
                <w:color w:val="4A4A49"/>
                <w:w w:val="105"/>
              </w:rPr>
            </m:ctrlPr>
          </m:sSupPr>
          <m:e>
            <m:r>
              <w:rPr>
                <w:rFonts w:ascii="Cambria Math" w:hAnsi="Cambria Math"/>
                <w:color w:val="4A4A49"/>
                <w:w w:val="105"/>
              </w:rPr>
              <m:t>t</m:t>
            </m:r>
          </m:e>
          <m:sup>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2</m:t>
            </m:r>
          </m:sup>
        </m:sSup>
      </m:oMath>
      <w:r>
        <w:rPr>
          <w:color w:val="4A4A49"/>
          <w:lang w:val="nl"/>
        </w:rPr>
        <w:t xml:space="preserve"> voor elke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Immers,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m:rPr>
            <m:sty m:val="p"/>
          </m:rPr>
          <w:rPr>
            <w:rFonts w:ascii="Cambria Math" w:hAnsi="Cambria Math"/>
            <w:color w:val="4A4A49"/>
            <w:w w:val="105"/>
          </w:rPr>
          <m:t>=</m:t>
        </m:r>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m:rPr>
            <m:sty m:val="p"/>
          </m:rPr>
          <w:rPr>
            <w:rFonts w:ascii="Cambria Math" w:hAnsi="Cambria Math"/>
            <w:color w:val="4A4A49"/>
            <w:w w:val="105"/>
          </w:rPr>
          <m:t>/</m:t>
        </m:r>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Pr>
          <w:color w:val="4A4A49"/>
          <w:lang w:val="nl"/>
        </w:rPr>
        <w:t xml:space="preserve"> is 1 voor </w:t>
      </w:r>
      <m:oMath>
        <m:r>
          <w:rPr>
            <w:rFonts w:ascii="Cambria Math" w:hAnsi="Cambria Math"/>
            <w:color w:val="4A4A49"/>
            <w:w w:val="105"/>
          </w:rPr>
          <m:t>x</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en dus voor </w:t>
      </w:r>
      <m:oMath>
        <m:r>
          <w:rPr>
            <w:rFonts w:ascii="Cambria Math" w:hAnsi="Cambria Math"/>
            <w:color w:val="4A4A49"/>
            <w:w w:val="105"/>
          </w:rPr>
          <m:t>u</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De functie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vertaalt zich direct naar de Edelman-tabellen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oMath>
      <w:r>
        <w:rPr>
          <w:color w:val="4A4A49"/>
          <w:lang w:val="nl"/>
        </w:rPr>
        <w:t xml:space="preserve"> t/m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3</m:t>
            </m:r>
          </m:sub>
        </m:sSub>
      </m:oMath>
      <w:r>
        <w:rPr>
          <w:color w:val="4A4A49"/>
          <w:lang w:val="nl"/>
        </w:rPr>
        <w:t xml:space="preserve"> in bijv. Huisman (1972, p42-47). Hieronder is het verband. Merk op dat Huisman (1972) de kolommen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oMath>
      <w:r>
        <w:rPr>
          <w:color w:val="4A4A49"/>
          <w:lang w:val="nl"/>
        </w:rPr>
        <w:t xml:space="preserve"> 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2</m:t>
            </m:r>
          </m:sub>
        </m:sSub>
      </m:oMath>
      <w:r>
        <w:rPr>
          <w:color w:val="4A4A49"/>
          <w:lang w:val="nl"/>
        </w:rPr>
        <w:t xml:space="preserve"> verwisselde.</w:t>
      </w:r>
    </w:p>
    <w:tbl>
      <w:tblPr>
        <w:tblStyle w:val="Tabelraster"/>
        <w:tblW w:w="3500" w:type="pct"/>
        <w:tblInd w:w="1040" w:type="dxa"/>
        <w:tblLook w:val="0620" w:firstRow="1" w:lastRow="0" w:firstColumn="0" w:lastColumn="0" w:noHBand="1" w:noVBand="1"/>
      </w:tblPr>
      <w:tblGrid>
        <w:gridCol w:w="1328"/>
        <w:gridCol w:w="1237"/>
        <w:gridCol w:w="1238"/>
        <w:gridCol w:w="1238"/>
        <w:gridCol w:w="1238"/>
      </w:tblGrid>
      <w:tr w:rsidR="00686EE3" w:rsidRPr="0055764C" w14:paraId="1A31918D" w14:textId="77777777" w:rsidTr="00D0130A">
        <w:tc>
          <w:tcPr>
            <w:tcW w:w="1057" w:type="pct"/>
          </w:tcPr>
          <w:p w14:paraId="253DCD7F" w14:textId="5C094E56" w:rsidR="00686EE3" w:rsidRPr="0055764C" w:rsidRDefault="00723ADF" w:rsidP="00E4721C">
            <w:pPr>
              <w:pStyle w:val="Plattetekst"/>
              <w:spacing w:line="292" w:lineRule="auto"/>
              <w:ind w:right="855"/>
              <w:rPr>
                <w:color w:val="4A4A49"/>
                <w:w w:val="105"/>
              </w:rPr>
            </w:pPr>
            <m:oMathPara>
              <m:oMath>
                <m:r>
                  <w:rPr>
                    <w:rFonts w:ascii="Cambria Math" w:hAnsi="Cambria Math"/>
                    <w:color w:val="4A4A49"/>
                    <w:w w:val="105"/>
                  </w:rPr>
                  <w:lastRenderedPageBreak/>
                  <m:t>n=-1</m:t>
                </m:r>
              </m:oMath>
            </m:oMathPara>
          </w:p>
        </w:tc>
        <w:tc>
          <w:tcPr>
            <w:tcW w:w="985" w:type="pct"/>
          </w:tcPr>
          <w:p w14:paraId="4F0157A4" w14:textId="7C19407A"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n=0</m:t>
                </m:r>
              </m:oMath>
            </m:oMathPara>
          </w:p>
        </w:tc>
        <w:tc>
          <w:tcPr>
            <w:tcW w:w="986" w:type="pct"/>
          </w:tcPr>
          <w:p w14:paraId="018C1040" w14:textId="35C266E9"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n=1</m:t>
                </m:r>
              </m:oMath>
            </m:oMathPara>
          </w:p>
        </w:tc>
        <w:tc>
          <w:tcPr>
            <w:tcW w:w="986" w:type="pct"/>
          </w:tcPr>
          <w:p w14:paraId="755824FD" w14:textId="54BB358D"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n=2</m:t>
                </m:r>
              </m:oMath>
            </m:oMathPara>
          </w:p>
        </w:tc>
        <w:tc>
          <w:tcPr>
            <w:tcW w:w="986" w:type="pct"/>
          </w:tcPr>
          <w:p w14:paraId="518FF186" w14:textId="5DCB3535"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n=3</m:t>
                </m:r>
              </m:oMath>
            </m:oMathPara>
          </w:p>
        </w:tc>
      </w:tr>
      <w:tr w:rsidR="00686EE3" w:rsidRPr="0055764C" w14:paraId="743E25D8" w14:textId="77777777" w:rsidTr="00D0130A">
        <w:tc>
          <w:tcPr>
            <w:tcW w:w="1057" w:type="pct"/>
          </w:tcPr>
          <w:p w14:paraId="7AA988F7" w14:textId="3B606E1B"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F(-1,u)</m:t>
                </m:r>
              </m:oMath>
            </m:oMathPara>
          </w:p>
        </w:tc>
        <w:tc>
          <w:tcPr>
            <w:tcW w:w="985" w:type="pct"/>
          </w:tcPr>
          <w:p w14:paraId="54F85527" w14:textId="55E54D73"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F(0,u)</m:t>
                </m:r>
              </m:oMath>
            </m:oMathPara>
          </w:p>
        </w:tc>
        <w:tc>
          <w:tcPr>
            <w:tcW w:w="986" w:type="pct"/>
          </w:tcPr>
          <w:p w14:paraId="55E7A8E3" w14:textId="18BF6455"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F(1,u)</m:t>
                </m:r>
              </m:oMath>
            </m:oMathPara>
          </w:p>
        </w:tc>
        <w:tc>
          <w:tcPr>
            <w:tcW w:w="986" w:type="pct"/>
          </w:tcPr>
          <w:p w14:paraId="3346DFA3" w14:textId="14E2FCC3"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F(2,u)</m:t>
                </m:r>
              </m:oMath>
            </m:oMathPara>
          </w:p>
        </w:tc>
        <w:tc>
          <w:tcPr>
            <w:tcW w:w="986" w:type="pct"/>
          </w:tcPr>
          <w:p w14:paraId="40FE3B85" w14:textId="334BB9D2" w:rsidR="00686EE3" w:rsidRPr="0055764C" w:rsidRDefault="00686EE3" w:rsidP="00E4721C">
            <w:pPr>
              <w:pStyle w:val="Plattetekst"/>
              <w:spacing w:line="292" w:lineRule="auto"/>
              <w:ind w:right="855"/>
              <w:rPr>
                <w:color w:val="4A4A49"/>
                <w:w w:val="105"/>
              </w:rPr>
            </w:pPr>
            <m:oMathPara>
              <m:oMath>
                <m:r>
                  <w:rPr>
                    <w:rFonts w:ascii="Cambria Math" w:hAnsi="Cambria Math"/>
                    <w:color w:val="4A4A49"/>
                    <w:w w:val="105"/>
                  </w:rPr>
                  <m:t>F(3,u)</m:t>
                </m:r>
              </m:oMath>
            </m:oMathPara>
          </w:p>
        </w:tc>
      </w:tr>
      <w:tr w:rsidR="00686EE3" w:rsidRPr="0055764C" w14:paraId="6DF3329F" w14:textId="77777777" w:rsidTr="00D0130A">
        <w:tc>
          <w:tcPr>
            <w:tcW w:w="1057" w:type="pct"/>
          </w:tcPr>
          <w:p w14:paraId="0F3EC915" w14:textId="05EC4541" w:rsidR="00686EE3" w:rsidRPr="0055764C" w:rsidRDefault="00000000" w:rsidP="00E4721C">
            <w:pPr>
              <w:pStyle w:val="Platteteks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2</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5" w:type="pct"/>
          </w:tcPr>
          <w:p w14:paraId="76B4D69C" w14:textId="481C001A" w:rsidR="00686EE3" w:rsidRPr="0055764C" w:rsidRDefault="00000000" w:rsidP="00E4721C">
            <w:pPr>
              <w:pStyle w:val="Platteteks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129A106B" w14:textId="1F4ABC0E" w:rsidR="00686EE3" w:rsidRPr="0055764C" w:rsidRDefault="00000000" w:rsidP="00E4721C">
            <w:pPr>
              <w:pStyle w:val="Platteteks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3</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3B748228" w14:textId="6484B969" w:rsidR="00686EE3" w:rsidRPr="0055764C" w:rsidRDefault="00000000" w:rsidP="00E4721C">
            <w:pPr>
              <w:pStyle w:val="Platteteks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4</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7FB21597" w14:textId="135B9EC0" w:rsidR="00686EE3" w:rsidRPr="0055764C" w:rsidRDefault="00000000" w:rsidP="00E4721C">
            <w:pPr>
              <w:pStyle w:val="Platteteks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5</m:t>
                    </m:r>
                  </m:sub>
                </m:sSub>
                <m:d>
                  <m:dPr>
                    <m:ctrlPr>
                      <w:rPr>
                        <w:rFonts w:ascii="Cambria Math" w:hAnsi="Cambria Math"/>
                        <w:i/>
                        <w:color w:val="4A4A49"/>
                        <w:w w:val="105"/>
                      </w:rPr>
                    </m:ctrlPr>
                  </m:dPr>
                  <m:e>
                    <m:r>
                      <w:rPr>
                        <w:rFonts w:ascii="Cambria Math" w:hAnsi="Cambria Math"/>
                        <w:color w:val="4A4A49"/>
                        <w:w w:val="105"/>
                      </w:rPr>
                      <m:t>u</m:t>
                    </m:r>
                  </m:e>
                </m:d>
              </m:oMath>
            </m:oMathPara>
          </w:p>
        </w:tc>
      </w:tr>
    </w:tbl>
    <w:p w14:paraId="0D0EB160" w14:textId="77777777" w:rsidR="00D0130A" w:rsidRPr="0055764C" w:rsidRDefault="00D0130A" w:rsidP="00D0130A">
      <w:pPr>
        <w:pStyle w:val="Plattetekst"/>
        <w:spacing w:line="292" w:lineRule="auto"/>
        <w:ind w:left="1040" w:right="855"/>
        <w:rPr>
          <w:color w:val="4A4A49"/>
          <w:w w:val="105"/>
        </w:rPr>
      </w:pPr>
    </w:p>
    <w:p w14:paraId="4F8EFA85" w14:textId="03380341" w:rsidR="00D0130A" w:rsidRPr="0055764C" w:rsidRDefault="00D0130A" w:rsidP="00D0130A">
      <w:pPr>
        <w:pStyle w:val="Plattetekst"/>
        <w:spacing w:line="292" w:lineRule="auto"/>
        <w:ind w:left="1040" w:right="855"/>
        <w:rPr>
          <w:color w:val="4A4A49"/>
          <w:w w:val="105"/>
        </w:rPr>
      </w:pPr>
      <w:r>
        <w:rPr>
          <w:color w:val="4A4A49"/>
          <w:lang w:val="nl"/>
        </w:rPr>
        <w:t xml:space="preserve">Het debiet, </w:t>
      </w:r>
      <m:oMath>
        <m:r>
          <w:rPr>
            <w:rFonts w:ascii="Cambria Math" w:hAnsi="Cambria Math"/>
            <w:color w:val="4A4A49"/>
            <w:w w:val="105"/>
          </w:rPr>
          <m:t>Q(x,t)</m:t>
        </m:r>
      </m:oMath>
      <w:r>
        <w:rPr>
          <w:color w:val="4A4A49"/>
          <w:lang w:val="nl"/>
        </w:rPr>
        <w:t xml:space="preserve">, volgt rechtstreeks met Darcy. Met </w:t>
      </w:r>
      <m:oMath>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lit/>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u</m:t>
            </m:r>
          </m:e>
        </m:d>
        <m:d>
          <m:dPr>
            <m:ctrlPr>
              <w:rPr>
                <w:rFonts w:ascii="Cambria Math" w:hAnsi="Cambria Math"/>
              </w:rPr>
            </m:ctrlPr>
          </m:dPr>
          <m:e>
            <m:r>
              <m:rPr>
                <m:sty m:val="p"/>
              </m:rPr>
              <w:rPr>
                <w:rFonts w:ascii="Cambria Math" w:hAnsi="Cambria Math"/>
              </w:rPr>
              <m:t>∂</m:t>
            </m:r>
            <m:r>
              <w:rPr>
                <w:rFonts w:ascii="Cambria Math" w:hAnsi="Cambria Math"/>
              </w:rPr>
              <m:t>u</m:t>
            </m:r>
            <m:r>
              <m:rPr>
                <m:lit/>
                <m:sty m:val="p"/>
              </m:rPr>
              <w:rPr>
                <w:rFonts w:ascii="Cambria Math" w:hAnsi="Cambria Math"/>
              </w:rPr>
              <m:t>/</m:t>
            </m:r>
            <m:r>
              <m:rPr>
                <m:sty m:val="p"/>
              </m:rPr>
              <w:rPr>
                <w:rFonts w:ascii="Cambria Math" w:hAnsi="Cambria Math"/>
              </w:rPr>
              <m:t>∂</m:t>
            </m:r>
            <m:r>
              <w:rPr>
                <w:rFonts w:ascii="Cambria Math" w:hAnsi="Cambria Math"/>
              </w:rPr>
              <m:t>x</m:t>
            </m:r>
          </m:e>
        </m:d>
      </m:oMath>
      <w:r>
        <w:rPr>
          <w:lang w:val="nl"/>
        </w:rPr>
        <w:t xml:space="preserve"> en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4kDt</m:t>
                </m:r>
              </m:e>
            </m:d>
          </m:e>
        </m:rad>
      </m:oMath>
      <w:r>
        <w:rPr>
          <w:lang w:val="nl"/>
        </w:rPr>
        <w:t xml:space="preserve"> volgt</w:t>
      </w:r>
    </w:p>
    <w:p w14:paraId="4F7F6631" w14:textId="16BD74DA" w:rsidR="00324CBA" w:rsidRPr="0055764C" w:rsidRDefault="00000000"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kD</m:t>
              </m:r>
              <m:f>
                <m:fPr>
                  <m:ctrlPr>
                    <w:rPr>
                      <w:rFonts w:ascii="Cambria Math" w:hAnsi="Cambria Math"/>
                    </w:rPr>
                  </m:ctrlPr>
                </m:fPr>
                <m:num>
                  <m:r>
                    <w:rPr>
                      <w:rFonts w:ascii="Cambria Math" w:hAnsi="Cambria Math"/>
                    </w:rPr>
                    <m:t>d</m:t>
                  </m:r>
                </m:num>
                <m:den>
                  <m:r>
                    <w:rPr>
                      <w:rFonts w:ascii="Cambria Math" w:hAnsi="Cambria Math"/>
                    </w:rPr>
                    <m:t>du</m:t>
                  </m:r>
                </m:den>
              </m:f>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f>
                    <m:fPr>
                      <m:ctrlPr>
                        <w:rPr>
                          <w:rFonts w:ascii="Cambria Math" w:hAnsi="Cambria Math"/>
                        </w:rPr>
                      </m:ctrlPr>
                    </m:fPr>
                    <m:num>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m:rPr>
                          <m:nor/>
                        </m:rPr>
                        <w:rPr>
                          <w:rFonts w:ascii="Cambria Math" w:hAnsi="Cambria Math"/>
                        </w:rPr>
                        <m:t>ierfc</m:t>
                      </m:r>
                      <m:d>
                        <m:dPr>
                          <m:ctrlPr>
                            <w:rPr>
                              <w:rFonts w:ascii="Cambria Math" w:hAnsi="Cambria Math"/>
                            </w:rPr>
                          </m:ctrlPr>
                        </m:dPr>
                        <m:e>
                          <m:r>
                            <w:rPr>
                              <w:rFonts w:ascii="Cambria Math" w:hAnsi="Cambria Math"/>
                            </w:rPr>
                            <m:t>n,0</m:t>
                          </m:r>
                        </m:e>
                      </m:d>
                    </m:den>
                  </m:f>
                </m:e>
              </m:d>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e>
          </m:mr>
          <m:mr>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w:rPr>
                          <w:rFonts w:ascii="Cambria Math" w:hAnsi="Cambria Math"/>
                        </w:rPr>
                        <m:t>4</m:t>
                      </m:r>
                    </m:den>
                  </m:f>
                </m:e>
              </m:rad>
              <m:r>
                <m:rPr>
                  <m:sty m:val="p"/>
                </m:rPr>
                <w:rPr>
                  <w:rFonts w:ascii="Cambria Math" w:hAnsi="Cambria Math"/>
                </w:rPr>
                <m:t>×</m:t>
              </m:r>
              <m:f>
                <m:fPr>
                  <m:ctrlPr>
                    <w:rPr>
                      <w:rFonts w:ascii="Cambria Math" w:hAnsi="Cambria Math"/>
                    </w:rPr>
                  </m:ctrlPr>
                </m:fPr>
                <m:num>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num>
                <m:den>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r>
                <m:rPr>
                  <m:sty m:val="p"/>
                </m:rPr>
                <w:rPr>
                  <w:rFonts w:ascii="Cambria Math" w:hAnsi="Cambria Math"/>
                </w:rPr>
                <m:t>×</m:t>
              </m:r>
              <m:f>
                <m:fPr>
                  <m:ctrlPr>
                    <w:rPr>
                      <w:rFonts w:ascii="Cambria Math" w:hAnsi="Cambria Math"/>
                    </w:rPr>
                  </m:ctrlPr>
                </m:fPr>
                <m:num>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num>
                <m:den>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den>
              </m:f>
            </m:e>
          </m:mr>
          <m:mr>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w:rPr>
                          <w:rFonts w:ascii="Cambria Math" w:hAnsi="Cambria Math"/>
                        </w:rPr>
                        <m:t>4</m:t>
                      </m:r>
                    </m:den>
                  </m:f>
                </m:e>
              </m:ra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e>
          </m:mr>
        </m:m>
      </m:oMath>
      <w:r w:rsidR="00785238">
        <w:rPr>
          <w:lang w:val="nl"/>
        </w:rPr>
        <w:tab/>
        <w:t>(</w:t>
      </w:r>
      <w:r w:rsidR="00785238">
        <w:rPr>
          <w:lang w:val="nl"/>
        </w:rPr>
        <w:fldChar w:fldCharType="begin"/>
      </w:r>
      <w:r w:rsidR="00785238">
        <w:rPr>
          <w:lang w:val="nl"/>
        </w:rPr>
        <w:instrText xml:space="preserve"> SEQ Equation \* ARABIC</w:instrText>
      </w:r>
      <w:r w:rsidR="00785238">
        <w:rPr>
          <w:lang w:val="nl"/>
        </w:rPr>
        <w:fldChar w:fldCharType="separate"/>
      </w:r>
      <w:r w:rsidR="00785238">
        <w:rPr>
          <w:noProof/>
          <w:lang w:val="nl"/>
        </w:rPr>
        <w:t>7</w:t>
      </w:r>
      <w:r w:rsidR="00785238">
        <w:rPr>
          <w:lang w:val="nl"/>
        </w:rPr>
        <w:fldChar w:fldCharType="end"/>
      </w:r>
      <w:r w:rsidR="00785238">
        <w:rPr>
          <w:lang w:val="nl"/>
        </w:rPr>
        <w:t>)</w:t>
      </w:r>
    </w:p>
    <w:p w14:paraId="5A13B8F6" w14:textId="77777777" w:rsidR="00A01FB0" w:rsidRPr="0055764C" w:rsidRDefault="00A01FB0" w:rsidP="00522C08">
      <w:pPr>
        <w:autoSpaceDE/>
        <w:autoSpaceDN/>
        <w:rPr>
          <w:rFonts w:ascii="Times New Roman" w:hAnsi="Times New Roman" w:cs="Times New Roman"/>
          <w:sz w:val="24"/>
          <w:szCs w:val="24"/>
        </w:rPr>
      </w:pPr>
    </w:p>
    <w:p w14:paraId="5FF2BD07" w14:textId="3529BC6A" w:rsidR="00D0130A" w:rsidRPr="0055764C" w:rsidRDefault="00D0130A" w:rsidP="00D0130A">
      <w:pPr>
        <w:pStyle w:val="Plattetekst"/>
        <w:spacing w:line="292" w:lineRule="auto"/>
        <w:ind w:left="1040" w:right="855"/>
        <w:rPr>
          <w:color w:val="4A4A49"/>
          <w:w w:val="105"/>
        </w:rPr>
      </w:pPr>
      <w:r>
        <w:rPr>
          <w:color w:val="4A4A49"/>
          <w:lang w:val="nl"/>
        </w:rPr>
        <w:t>waarin</w:t>
      </w:r>
    </w:p>
    <w:p w14:paraId="7E4AA9E7" w14:textId="64E5E153" w:rsidR="00D0130A" w:rsidRPr="0055764C" w:rsidRDefault="00D0130A" w:rsidP="00723ADF">
      <w:pPr>
        <w:pStyle w:val="Equation"/>
      </w:p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num>
          <m:den>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8</w:t>
      </w:r>
      <w:r>
        <w:rPr>
          <w:lang w:val="nl"/>
        </w:rPr>
        <w:fldChar w:fldCharType="end"/>
      </w:r>
      <w:r>
        <w:rPr>
          <w:lang w:val="nl"/>
        </w:rPr>
        <w:t>)</w:t>
      </w:r>
    </w:p>
    <w:p w14:paraId="1165067F" w14:textId="13F95CD2" w:rsidR="00D0130A" w:rsidRPr="0055764C" w:rsidRDefault="00D0130A" w:rsidP="00D0130A">
      <w:pPr>
        <w:pStyle w:val="Plattetekst"/>
        <w:spacing w:line="292" w:lineRule="auto"/>
        <w:ind w:left="1040" w:right="855"/>
        <w:rPr>
          <w:color w:val="4A4A49"/>
          <w:w w:val="105"/>
        </w:rPr>
      </w:pPr>
      <w:r>
        <w:rPr>
          <w:color w:val="4A4A49"/>
          <w:lang w:val="nl"/>
        </w:rPr>
        <w:t xml:space="preserve">We hebben hiermee de volledige reeks Edelman-achtige oplossingen te pakken voor elke </w:t>
      </w:r>
      <m:oMath>
        <m:r>
          <w:rPr>
            <w:rFonts w:ascii="Cambria Math" w:hAnsi="Cambria Math"/>
            <w:color w:val="4A4A49"/>
            <w:w w:val="105"/>
          </w:rPr>
          <m:t xml:space="preserve">n </m:t>
        </m:r>
        <m:r>
          <m:rPr>
            <m:sty m:val="p"/>
          </m:rPr>
          <w:rPr>
            <w:rFonts w:ascii="Cambria Math" w:hAnsi="Cambria Math"/>
            <w:color w:val="4A4A49"/>
            <w:w w:val="105"/>
          </w:rPr>
          <m:t>≥</m:t>
        </m:r>
        <m:r>
          <w:rPr>
            <w:rFonts w:ascii="Cambria Math" w:hAnsi="Cambria Math"/>
            <w:color w:val="4A4A49"/>
            <w:w w:val="105"/>
          </w:rPr>
          <m:t>0</m:t>
        </m:r>
      </m:oMath>
      <w:r>
        <w:rPr>
          <w:color w:val="4A4A49"/>
          <w:lang w:val="nl"/>
        </w:rPr>
        <w:t>:</w:t>
      </w:r>
    </w:p>
    <w:p w14:paraId="6BB6E81D" w14:textId="5F16034C" w:rsidR="00D0130A" w:rsidRPr="0055764C" w:rsidRDefault="00000000"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e>
          </m:m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m:rPr>
                          <m:sty m:val="p"/>
                        </m:rPr>
                        <w:rPr>
                          <w:rFonts w:ascii="Cambria Math" w:hAnsi="Cambria Math"/>
                        </w:rPr>
                        <m:t>4</m:t>
                      </m:r>
                    </m:den>
                  </m:f>
                </m:e>
              </m:ra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num>
                <m:den>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e>
                  </m:d>
                </m:den>
              </m:f>
            </m:e>
          </m:mr>
        </m:m>
      </m:oMath>
      <w:r w:rsidR="00785238">
        <w:rPr>
          <w:lang w:val="nl"/>
        </w:rPr>
        <w:tab/>
        <w:t>(</w:t>
      </w:r>
      <w:r w:rsidR="00785238">
        <w:rPr>
          <w:lang w:val="nl"/>
        </w:rPr>
        <w:fldChar w:fldCharType="begin"/>
      </w:r>
      <w:r w:rsidR="00785238">
        <w:rPr>
          <w:lang w:val="nl"/>
        </w:rPr>
        <w:instrText xml:space="preserve"> SEQ Equation \* ARABIC</w:instrText>
      </w:r>
      <w:r w:rsidR="00785238">
        <w:rPr>
          <w:lang w:val="nl"/>
        </w:rPr>
        <w:fldChar w:fldCharType="separate"/>
      </w:r>
      <w:r w:rsidR="00785238">
        <w:rPr>
          <w:noProof/>
          <w:lang w:val="nl"/>
        </w:rPr>
        <w:t>9</w:t>
      </w:r>
      <w:r w:rsidR="00785238">
        <w:rPr>
          <w:lang w:val="nl"/>
        </w:rPr>
        <w:fldChar w:fldCharType="end"/>
      </w:r>
      <w:r w:rsidR="00785238">
        <w:rPr>
          <w:lang w:val="nl"/>
        </w:rPr>
        <w:t>)</w:t>
      </w:r>
    </w:p>
    <w:p w14:paraId="62F3804B" w14:textId="31FD0B79" w:rsidR="00D0130A" w:rsidRPr="0055764C" w:rsidRDefault="00D0130A" w:rsidP="00D0130A">
      <w:pPr>
        <w:pStyle w:val="Plattetekst"/>
        <w:spacing w:line="292" w:lineRule="auto"/>
        <w:ind w:left="1040" w:right="855"/>
        <w:rPr>
          <w:color w:val="4A4A49"/>
          <w:w w:val="105"/>
        </w:rPr>
      </w:pPr>
      <w:r>
        <w:rPr>
          <w:color w:val="4A4A49"/>
          <w:lang w:val="nl"/>
        </w:rPr>
        <w:t xml:space="preserve">Omgekeerd, ligt natuurlijk ook de serie voor het oprapen waarbij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m:t>
        </m:r>
        <m:sSup>
          <m:sSupPr>
            <m:ctrlPr>
              <w:rPr>
                <w:rFonts w:ascii="Cambria Math" w:hAnsi="Cambria Math"/>
                <w:color w:val="4A4A49"/>
                <w:w w:val="105"/>
              </w:rPr>
            </m:ctrlPr>
          </m:sSupPr>
          <m:e>
            <m:r>
              <w:rPr>
                <w:rFonts w:ascii="Cambria Math" w:hAnsi="Cambria Math"/>
                <w:color w:val="4A4A49"/>
                <w:w w:val="105"/>
              </w:rPr>
              <m:t>t</m:t>
            </m:r>
          </m:e>
          <m:sup>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e>
            </m:d>
            <m:r>
              <m:rPr>
                <m:sty m:val="p"/>
              </m:rPr>
              <w:rPr>
                <w:rFonts w:ascii="Cambria Math" w:hAnsi="Cambria Math"/>
                <w:color w:val="4A4A49"/>
                <w:w w:val="105"/>
              </w:rPr>
              <m:t>/</m:t>
            </m:r>
            <m:r>
              <w:rPr>
                <w:rFonts w:ascii="Cambria Math" w:hAnsi="Cambria Math"/>
                <w:color w:val="4A4A49"/>
                <w:w w:val="105"/>
              </w:rPr>
              <m:t>2</m:t>
            </m:r>
          </m:sup>
        </m:sSup>
      </m:oMath>
    </w:p>
    <w:p w14:paraId="328D9C7B" w14:textId="1A516F61" w:rsidR="00D0130A" w:rsidRPr="0055764C" w:rsidRDefault="00000000"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4</m:t>
                      </m:r>
                    </m:num>
                    <m:den>
                      <m:r>
                        <w:rPr>
                          <w:rFonts w:ascii="Cambria Math" w:hAnsi="Cambria Math"/>
                        </w:rPr>
                        <m:t>kDS</m:t>
                      </m:r>
                    </m:den>
                  </m:f>
                </m:e>
              </m:rad>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e>
              </m:d>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e>
          </m:m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e>
          </m:mr>
        </m:m>
      </m:oMath>
      <w:r w:rsidR="00785238">
        <w:rPr>
          <w:lang w:val="nl"/>
        </w:rPr>
        <w:tab/>
        <w:t>(</w:t>
      </w:r>
      <w:r w:rsidR="00785238">
        <w:rPr>
          <w:lang w:val="nl"/>
        </w:rPr>
        <w:fldChar w:fldCharType="begin"/>
      </w:r>
      <w:r w:rsidR="00785238">
        <w:rPr>
          <w:lang w:val="nl"/>
        </w:rPr>
        <w:instrText xml:space="preserve"> SEQ Equation \* ARABIC</w:instrText>
      </w:r>
      <w:r w:rsidR="00785238">
        <w:rPr>
          <w:lang w:val="nl"/>
        </w:rPr>
        <w:fldChar w:fldCharType="separate"/>
      </w:r>
      <w:r w:rsidR="00785238">
        <w:rPr>
          <w:noProof/>
          <w:lang w:val="nl"/>
        </w:rPr>
        <w:t>10</w:t>
      </w:r>
      <w:r w:rsidR="00785238">
        <w:rPr>
          <w:lang w:val="nl"/>
        </w:rPr>
        <w:fldChar w:fldCharType="end"/>
      </w:r>
      <w:r w:rsidR="00785238">
        <w:rPr>
          <w:lang w:val="nl"/>
        </w:rPr>
        <w:t>)</w:t>
      </w:r>
    </w:p>
    <w:p w14:paraId="7DB8EF59" w14:textId="2FECFFFD" w:rsidR="00D0130A" w:rsidRPr="0055764C" w:rsidRDefault="00D0130A" w:rsidP="00D0130A">
      <w:pPr>
        <w:pStyle w:val="Plattetekst"/>
        <w:spacing w:line="292" w:lineRule="auto"/>
        <w:ind w:left="1040" w:right="855"/>
        <w:rPr>
          <w:color w:val="4A4A49"/>
          <w:w w:val="105"/>
        </w:rPr>
      </w:pPr>
      <w:r>
        <w:rPr>
          <w:color w:val="4A4A49"/>
          <w:lang w:val="nl"/>
        </w:rPr>
        <w:t xml:space="preserve">De bekende formules van Edelman zijn nu (9)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en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2</m:t>
        </m:r>
      </m:oMath>
      <w:r>
        <w:rPr>
          <w:color w:val="4A4A49"/>
          <w:lang w:val="nl"/>
        </w:rPr>
        <w:t xml:space="preserve">, zodat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m:t>
        </m:r>
      </m:oMath>
      <w:r>
        <w:rPr>
          <w:color w:val="4A4A49"/>
          <w:lang w:val="nl"/>
        </w:rPr>
        <w:t xml:space="preserve"> is resp.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At</m:t>
        </m:r>
      </m:oMath>
      <w:r>
        <w:rPr>
          <w:color w:val="4A4A49"/>
          <w:lang w:val="nl"/>
        </w:rPr>
        <w:t xml:space="preserve"> en (10)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oMath>
      <w:r>
        <w:rPr>
          <w:color w:val="4A4A49"/>
          <w:lang w:val="nl"/>
        </w:rPr>
        <w:t xml:space="preserve"> en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3</m:t>
        </m:r>
      </m:oMath>
      <w:r>
        <w:rPr>
          <w:color w:val="4A4A49"/>
          <w:lang w:val="nl"/>
        </w:rPr>
        <w:t xml:space="preserve">, zodat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m:t>
        </m:r>
      </m:oMath>
      <w:r>
        <w:rPr>
          <w:color w:val="4A4A49"/>
          <w:lang w:val="nl"/>
        </w:rPr>
        <w:t xml:space="preserve"> resp.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Bt</m:t>
        </m:r>
      </m:oMath>
      <w:r>
        <w:rPr>
          <w:color w:val="4A4A49"/>
          <w:lang w:val="nl"/>
        </w:rPr>
        <w:t xml:space="preserve">. De gegeven formules gelden echter voor elke </w:t>
      </w:r>
      <m:oMath>
        <m:r>
          <w:rPr>
            <w:rFonts w:ascii="Cambria Math" w:hAnsi="Cambria Math"/>
            <w:color w:val="4A4A49"/>
            <w:w w:val="105"/>
          </w:rPr>
          <m:t>n</m:t>
        </m:r>
        <m:r>
          <m:rPr>
            <m:sty m:val="p"/>
          </m:rPr>
          <w:rPr>
            <w:rFonts w:ascii="Cambria Math" w:hAnsi="Cambria Math"/>
            <w:color w:val="4A4A49"/>
            <w:w w:val="105"/>
          </w:rPr>
          <m:t>≥</m:t>
        </m:r>
      </m:oMath>
      <w:r>
        <w:rPr>
          <w:color w:val="4A4A49"/>
          <w:lang w:val="nl"/>
        </w:rPr>
        <w:t xml:space="preserve">0 en niet alleen voor </w:t>
      </w:r>
      <m:oMath>
        <m:r>
          <w:rPr>
            <w:rFonts w:ascii="Cambria Math" w:hAnsi="Cambria Math"/>
            <w:color w:val="4A4A49"/>
            <w:w w:val="105"/>
          </w:rPr>
          <m:t>n</m:t>
        </m:r>
        <m:r>
          <m:rPr>
            <m:sty m:val="p"/>
          </m:rPr>
          <w:rPr>
            <w:rFonts w:ascii="Cambria Math" w:hAnsi="Cambria Math"/>
            <w:color w:val="4A4A49"/>
            <w:w w:val="105"/>
          </w:rPr>
          <m:t>=</m:t>
        </m:r>
      </m:oMath>
      <w:r>
        <w:rPr>
          <w:color w:val="4A4A49"/>
          <w:lang w:val="nl"/>
        </w:rPr>
        <w:t>0 t/m 4.</w:t>
      </w:r>
    </w:p>
    <w:p w14:paraId="5F81E9D1" w14:textId="77777777" w:rsidR="0031771D" w:rsidRPr="0055764C" w:rsidRDefault="0031771D" w:rsidP="00D0130A">
      <w:pPr>
        <w:pStyle w:val="Plattetekst"/>
        <w:spacing w:line="292" w:lineRule="auto"/>
        <w:ind w:left="1040" w:right="855"/>
        <w:rPr>
          <w:color w:val="4A4A49"/>
          <w:w w:val="105"/>
        </w:rPr>
      </w:pPr>
    </w:p>
    <w:p w14:paraId="3AC33347" w14:textId="42542F39" w:rsidR="00D0130A" w:rsidRPr="0055764C" w:rsidRDefault="00D0130A" w:rsidP="00D0130A">
      <w:pPr>
        <w:pStyle w:val="Plattetekst"/>
        <w:spacing w:line="292" w:lineRule="auto"/>
        <w:ind w:left="1040" w:right="855"/>
        <w:rPr>
          <w:color w:val="4A4A49"/>
          <w:w w:val="105"/>
        </w:rPr>
      </w:pPr>
      <w:r>
        <w:rPr>
          <w:color w:val="4A4A49"/>
          <w:lang w:val="nl"/>
        </w:rPr>
        <w:t>Dit is eigenlijk zowat alles wat er over de formules van Edelman te zeggen valt. De formules zijn nu eenvoudig, logisch en bovendien in een paar regels te programmeren. We hebben de oorspronkelijke tabellen dus niet meer nodig, behalve dan om onze implementatie te controleren.</w:t>
      </w:r>
    </w:p>
    <w:p w14:paraId="5421018E" w14:textId="77777777" w:rsidR="0031771D" w:rsidRPr="0055764C" w:rsidRDefault="0031771D" w:rsidP="00D0130A">
      <w:pPr>
        <w:pStyle w:val="Plattetekst"/>
        <w:spacing w:line="292" w:lineRule="auto"/>
        <w:ind w:left="1040" w:right="855"/>
        <w:rPr>
          <w:color w:val="4A4A49"/>
          <w:w w:val="105"/>
        </w:rPr>
      </w:pPr>
    </w:p>
    <w:p w14:paraId="6D92EDB4" w14:textId="2E9CF7F6" w:rsidR="00D0130A" w:rsidRPr="0055764C" w:rsidRDefault="00815DDB" w:rsidP="00D0130A">
      <w:pPr>
        <w:pStyle w:val="Plattetekst"/>
        <w:spacing w:line="292" w:lineRule="auto"/>
        <w:ind w:left="1040" w:right="855"/>
        <w:rPr>
          <w:color w:val="4A4A49"/>
          <w:w w:val="105"/>
        </w:rPr>
      </w:pPr>
      <w:r>
        <w:rPr>
          <w:color w:val="4A4A49"/>
          <w:lang w:val="nl"/>
        </w:rPr>
        <w:t xml:space="preserve">Abramowitz &amp; Stegun (1972) geven nog een formule voor </w:t>
      </w:r>
      <m:oMath>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Pr>
          <w:color w:val="4A4A49"/>
          <w:lang w:val="nl"/>
        </w:rPr>
        <w:t>:</w:t>
      </w:r>
    </w:p>
    <w:p w14:paraId="38B5F419" w14:textId="04EDEB8B" w:rsidR="00D0130A" w:rsidRPr="0055764C" w:rsidRDefault="00D0130A" w:rsidP="00723ADF">
      <w:pPr>
        <w:pStyle w:val="Equation"/>
      </w:pPr>
      <m:oMath>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m:t>
            </m:r>
            <m:r>
              <w:rPr>
                <w:rFonts w:ascii="Cambria Math" w:hAnsi="Cambria Math"/>
              </w:rPr>
              <m:t>1</m:t>
            </m:r>
          </m:e>
        </m:d>
      </m:oMath>
      <w:r>
        <w:rPr>
          <w:lang w:val="nl"/>
        </w:rPr>
        <w:tab/>
        <w:t>(</w:t>
      </w:r>
      <w:r>
        <w:rPr>
          <w:lang w:val="nl"/>
        </w:rPr>
        <w:fldChar w:fldCharType="begin"/>
      </w:r>
      <w:r>
        <w:rPr>
          <w:lang w:val="nl"/>
        </w:rPr>
        <w:instrText xml:space="preserve"> SEQ Equation \* ARABIC</w:instrText>
      </w:r>
      <w:r>
        <w:rPr>
          <w:lang w:val="nl"/>
        </w:rPr>
        <w:fldChar w:fldCharType="separate"/>
      </w:r>
      <w:r>
        <w:rPr>
          <w:noProof/>
          <w:lang w:val="nl"/>
        </w:rPr>
        <w:t>11</w:t>
      </w:r>
      <w:r>
        <w:rPr>
          <w:lang w:val="nl"/>
        </w:rPr>
        <w:fldChar w:fldCharType="end"/>
      </w:r>
      <w:r>
        <w:rPr>
          <w:lang w:val="nl"/>
        </w:rPr>
        <w:t>)</w:t>
      </w:r>
    </w:p>
    <w:p w14:paraId="37623787" w14:textId="6B62E3EC" w:rsidR="00D0130A" w:rsidRPr="0055764C" w:rsidRDefault="00572D70" w:rsidP="00D0130A">
      <w:pPr>
        <w:pStyle w:val="Plattetekst"/>
        <w:spacing w:line="292" w:lineRule="auto"/>
        <w:ind w:left="1040" w:right="855"/>
        <w:rPr>
          <w:color w:val="4A4A49"/>
          <w:w w:val="105"/>
        </w:rPr>
      </w:pPr>
      <w:r>
        <w:rPr>
          <w:color w:val="4A4A49"/>
          <w:lang w:val="nl"/>
        </w:rPr>
        <w:t xml:space="preserve">Ook hiermee kan onze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e>
        </m:d>
      </m:oMath>
      <w:r>
        <w:rPr>
          <w:color w:val="4A4A49"/>
          <w:lang w:val="nl"/>
        </w:rPr>
        <w:t xml:space="preserve"> worden berekend. Maar omdat we </w:t>
      </w:r>
      <m:oMath>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en dus ook </w:t>
      </w:r>
      <m:oMath>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Pr>
          <w:color w:val="4A4A49"/>
          <w:lang w:val="nl"/>
        </w:rPr>
        <w:t xml:space="preserve"> al kunnen uitrekenen, hebben we deze vorm evenmin nodig.</w:t>
      </w:r>
    </w:p>
    <w:p w14:paraId="4A311E59" w14:textId="537C7D67" w:rsidR="0044569B" w:rsidRPr="0055764C" w:rsidRDefault="00815DDB" w:rsidP="00723ADF">
      <w:pPr>
        <w:pStyle w:val="Kop20"/>
        <w:rPr>
          <w:w w:val="105"/>
        </w:rPr>
      </w:pPr>
      <w:r>
        <w:rPr>
          <w:bCs/>
          <w:iCs/>
          <w:lang w:val="nl"/>
        </w:rPr>
        <w:t>Voorbeeld</w:t>
      </w:r>
    </w:p>
    <w:p w14:paraId="0302E857" w14:textId="6ECACD82" w:rsidR="00815DDB" w:rsidRPr="0055764C" w:rsidRDefault="00815DDB" w:rsidP="00815DDB">
      <w:pPr>
        <w:pStyle w:val="Plattetekst"/>
        <w:spacing w:line="292" w:lineRule="auto"/>
        <w:ind w:left="1040" w:right="855"/>
        <w:rPr>
          <w:color w:val="4A4A49"/>
          <w:w w:val="105"/>
        </w:rPr>
      </w:pPr>
      <w:r>
        <w:rPr>
          <w:color w:val="4A4A49"/>
          <w:lang w:val="nl"/>
        </w:rPr>
        <w:t xml:space="preserve">Afbeeldingen </w:t>
      </w:r>
      <w:hyperlink w:anchor="fig:Stijghoogten-edelm">
        <w:r>
          <w:rPr>
            <w:rStyle w:val="Hyperlink"/>
            <w:rFonts w:cs="Trebuchet MS"/>
            <w:lang w:val="nl"/>
          </w:rPr>
          <w:t>1</w:t>
        </w:r>
      </w:hyperlink>
      <w:r>
        <w:rPr>
          <w:color w:val="4A4A49"/>
          <w:lang w:val="nl"/>
        </w:rPr>
        <w:t xml:space="preserve"> en </w:t>
      </w:r>
      <w:hyperlink w:anchor="fig:Flows-edelm">
        <w:r>
          <w:rPr>
            <w:rStyle w:val="Hyperlink"/>
            <w:rFonts w:cs="Trebuchet MS"/>
            <w:lang w:val="nl"/>
          </w:rPr>
          <w:t>2</w:t>
        </w:r>
      </w:hyperlink>
      <w:r>
        <w:rPr>
          <w:color w:val="4A4A49"/>
          <w:lang w:val="nl"/>
        </w:rPr>
        <w:t xml:space="preserve"> geven de allersimpelste toepassing, namelijk een randvoorwaarde </w:t>
      </w:r>
      <m:oMath>
        <m:r>
          <m:rPr>
            <m:sty m:val="p"/>
          </m:rPr>
          <w:rPr>
            <w:rFonts w:ascii="Cambria Math" w:hAnsi="Cambria Math"/>
            <w:color w:val="4A4A49"/>
            <w:w w:val="105"/>
          </w:rPr>
          <m:t>ϕ</m:t>
        </m:r>
        <m:d>
          <m:dPr>
            <m:ctrlPr>
              <w:rPr>
                <w:rFonts w:ascii="Cambria Math" w:hAnsi="Cambria Math"/>
                <w:color w:val="4A4A49"/>
                <w:w w:val="105"/>
              </w:rPr>
            </m:ctrlPr>
          </m:dPr>
          <m:e>
            <m:r>
              <m:rPr>
                <m:sty m:val="p"/>
              </m:rPr>
              <w:rPr>
                <w:rFonts w:ascii="Cambria Math" w:hAnsi="Cambria Math"/>
                <w:color w:val="4A4A49"/>
                <w:w w:val="105"/>
              </w:rPr>
              <m:t>0,t</m:t>
            </m:r>
          </m:e>
        </m:d>
        <m:r>
          <m:rPr>
            <m:sty m:val="p"/>
          </m:rPr>
          <w:rPr>
            <w:rFonts w:ascii="Cambria Math" w:hAnsi="Cambria Math"/>
            <w:color w:val="4A4A49"/>
            <w:w w:val="105"/>
          </w:rPr>
          <m:t>=</m:t>
        </m:r>
        <m:r>
          <w:rPr>
            <w:rFonts w:ascii="Cambria Math" w:hAnsi="Cambria Math"/>
            <w:color w:val="4A4A49"/>
            <w:w w:val="105"/>
          </w:rPr>
          <m:t>A</m:t>
        </m:r>
        <m:sSup>
          <m:sSupPr>
            <m:ctrlPr>
              <w:rPr>
                <w:rFonts w:ascii="Cambria Math" w:hAnsi="Cambria Math"/>
                <w:color w:val="4A4A49"/>
                <w:w w:val="105"/>
              </w:rPr>
            </m:ctrlPr>
          </m:sSupPr>
          <m:e>
            <m:r>
              <w:rPr>
                <w:rFonts w:ascii="Cambria Math" w:hAnsi="Cambria Math"/>
                <w:color w:val="4A4A49"/>
                <w:w w:val="105"/>
              </w:rPr>
              <m:t>t</m:t>
            </m:r>
          </m:e>
          <m:sup>
            <m:r>
              <w:rPr>
                <w:rFonts w:ascii="Cambria Math" w:hAnsi="Cambria Math"/>
                <w:color w:val="4A4A49"/>
                <w:w w:val="105"/>
              </w:rPr>
              <m:t>n</m:t>
            </m:r>
            <m:r>
              <m:rPr>
                <m:lit/>
                <m:sty m:val="p"/>
              </m:rPr>
              <w:rPr>
                <w:rFonts w:ascii="Cambria Math" w:hAnsi="Cambria Math"/>
                <w:color w:val="4A4A49"/>
                <w:w w:val="105"/>
              </w:rPr>
              <m:t>/</m:t>
            </m:r>
            <m:r>
              <w:rPr>
                <w:rFonts w:ascii="Cambria Math" w:hAnsi="Cambria Math"/>
                <w:color w:val="4A4A49"/>
                <w:w w:val="105"/>
              </w:rPr>
              <m:t>2</m:t>
            </m:r>
          </m:sup>
        </m:sSup>
      </m:oMath>
      <w:r>
        <w:rPr>
          <w:color w:val="4A4A49"/>
          <w:lang w:val="nl"/>
        </w:rPr>
        <w:t xml:space="preserve"> voor </w:t>
      </w:r>
      <m:oMath>
        <m:r>
          <w:rPr>
            <w:rFonts w:ascii="Cambria Math" w:hAnsi="Cambria Math"/>
            <w:color w:val="4A4A49"/>
            <w:w w:val="105"/>
          </w:rPr>
          <m:t>A</m:t>
        </m:r>
        <m:r>
          <m:rPr>
            <m:sty m:val="p"/>
          </m:rPr>
          <w:rPr>
            <w:rFonts w:ascii="Cambria Math" w:hAnsi="Cambria Math"/>
            <w:color w:val="4A4A49"/>
            <w:w w:val="105"/>
          </w:rPr>
          <m:t>=</m:t>
        </m:r>
        <m:r>
          <w:rPr>
            <w:rFonts w:ascii="Cambria Math" w:hAnsi="Cambria Math"/>
            <w:color w:val="4A4A49"/>
            <w:w w:val="105"/>
          </w:rPr>
          <m:t>1</m:t>
        </m:r>
      </m:oMath>
      <w:r>
        <w:rPr>
          <w:color w:val="4A4A49"/>
          <w:lang w:val="nl"/>
        </w:rPr>
        <w:t xml:space="preserve"> voor </w:t>
      </w:r>
      <m:oMath>
        <m:r>
          <w:rPr>
            <w:rFonts w:ascii="Cambria Math" w:hAnsi="Cambria Math"/>
            <w:color w:val="4A4A49"/>
            <w:w w:val="105"/>
          </w:rPr>
          <m:t>n</m:t>
        </m:r>
        <m:r>
          <m:rPr>
            <m:sty m:val="p"/>
          </m:rPr>
          <w:rPr>
            <w:rFonts w:ascii="Cambria Math" w:hAnsi="Cambria Math"/>
            <w:color w:val="4A4A49"/>
            <w:w w:val="105"/>
          </w:rPr>
          <m:t>=</m:t>
        </m:r>
      </m:oMath>
      <w:r>
        <w:rPr>
          <w:color w:val="4A4A49"/>
          <w:lang w:val="nl"/>
        </w:rPr>
        <w:t xml:space="preserve"> 0 t/m 3. Getoond wordt voor elk van deze randvoorwaarden het verloop van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Pr>
          <w:color w:val="4A4A49"/>
          <w:lang w:val="nl"/>
        </w:rPr>
        <w:t xml:space="preserve"> en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Pr>
          <w:color w:val="4A4A49"/>
          <w:lang w:val="nl"/>
        </w:rPr>
        <w:t xml:space="preserve"> en </w:t>
      </w:r>
      <m:oMath>
        <m:r>
          <w:rPr>
            <w:rFonts w:ascii="Cambria Math" w:hAnsi="Cambria Math"/>
            <w:color w:val="4A4A49"/>
            <w:w w:val="105"/>
          </w:rPr>
          <m:t>ϕ</m:t>
        </m:r>
        <m:d>
          <m:dPr>
            <m:ctrlPr>
              <w:rPr>
                <w:rFonts w:ascii="Cambria Math" w:hAnsi="Cambria Math"/>
                <w:color w:val="4A4A49"/>
                <w:w w:val="105"/>
              </w:rPr>
            </m:ctrlPr>
          </m:dPr>
          <m:e>
            <m:sSub>
              <m:sSubPr>
                <m:ctrlPr>
                  <w:rPr>
                    <w:rFonts w:ascii="Cambria Math" w:hAnsi="Cambria Math"/>
                    <w:color w:val="4A4A49"/>
                    <w:w w:val="105"/>
                  </w:rPr>
                </m:ctrlPr>
              </m:sSubPr>
              <m:e>
                <m:r>
                  <w:rPr>
                    <w:rFonts w:ascii="Cambria Math" w:hAnsi="Cambria Math"/>
                    <w:color w:val="4A4A49"/>
                    <w:w w:val="105"/>
                  </w:rPr>
                  <m:t>x</m:t>
                </m:r>
              </m:e>
              <m:sub>
                <m:r>
                  <w:rPr>
                    <w:rFonts w:ascii="Cambria Math" w:hAnsi="Cambria Math"/>
                    <w:color w:val="4A4A49"/>
                    <w:w w:val="105"/>
                  </w:rPr>
                  <m:t>p</m:t>
                </m:r>
              </m:sub>
            </m:sSub>
            <m:r>
              <m:rPr>
                <m:sty m:val="p"/>
              </m:rPr>
              <w:rPr>
                <w:rFonts w:ascii="Cambria Math" w:hAnsi="Cambria Math"/>
                <w:color w:val="4A4A49"/>
                <w:w w:val="105"/>
              </w:rPr>
              <m:t>,</m:t>
            </m:r>
            <m:r>
              <w:rPr>
                <w:rFonts w:ascii="Cambria Math" w:hAnsi="Cambria Math"/>
                <w:color w:val="4A4A49"/>
                <w:w w:val="105"/>
              </w:rPr>
              <m:t>t</m:t>
            </m:r>
          </m:e>
        </m:d>
      </m:oMath>
      <w:r>
        <w:rPr>
          <w:color w:val="4A4A49"/>
          <w:lang w:val="nl"/>
        </w:rPr>
        <w:t xml:space="preserve"> en </w:t>
      </w:r>
      <m:oMath>
        <m:r>
          <w:rPr>
            <w:rFonts w:ascii="Cambria Math" w:hAnsi="Cambria Math"/>
            <w:color w:val="4A4A49"/>
            <w:w w:val="105"/>
          </w:rPr>
          <m:t>Q</m:t>
        </m:r>
        <m:d>
          <m:dPr>
            <m:ctrlPr>
              <w:rPr>
                <w:rFonts w:ascii="Cambria Math" w:hAnsi="Cambria Math"/>
                <w:color w:val="4A4A49"/>
                <w:w w:val="105"/>
              </w:rPr>
            </m:ctrlPr>
          </m:dPr>
          <m:e>
            <m:sSub>
              <m:sSubPr>
                <m:ctrlPr>
                  <w:rPr>
                    <w:rFonts w:ascii="Cambria Math" w:hAnsi="Cambria Math"/>
                    <w:color w:val="4A4A49"/>
                    <w:w w:val="105"/>
                  </w:rPr>
                </m:ctrlPr>
              </m:sSubPr>
              <m:e>
                <m:r>
                  <w:rPr>
                    <w:rFonts w:ascii="Cambria Math" w:hAnsi="Cambria Math"/>
                    <w:color w:val="4A4A49"/>
                    <w:w w:val="105"/>
                  </w:rPr>
                  <m:t>x</m:t>
                </m:r>
              </m:e>
              <m:sub>
                <m:r>
                  <w:rPr>
                    <w:rFonts w:ascii="Cambria Math" w:hAnsi="Cambria Math"/>
                    <w:color w:val="4A4A49"/>
                    <w:w w:val="105"/>
                  </w:rPr>
                  <m:t>p</m:t>
                </m:r>
              </m:sub>
            </m:sSub>
            <m:r>
              <m:rPr>
                <m:sty m:val="p"/>
              </m:rPr>
              <w:rPr>
                <w:rFonts w:ascii="Cambria Math" w:hAnsi="Cambria Math"/>
                <w:color w:val="4A4A49"/>
                <w:w w:val="105"/>
              </w:rPr>
              <m:t>,</m:t>
            </m:r>
            <m:r>
              <w:rPr>
                <w:rFonts w:ascii="Cambria Math" w:hAnsi="Cambria Math"/>
                <w:color w:val="4A4A49"/>
                <w:w w:val="105"/>
              </w:rPr>
              <m:t>t</m:t>
            </m:r>
          </m:e>
        </m:d>
      </m:oMath>
      <w:r>
        <w:rPr>
          <w:color w:val="4A4A49"/>
          <w:lang w:val="nl"/>
        </w:rPr>
        <w:t xml:space="preserve">, zowel berekend met bovenstaande formules als met een numeriek model van 1000 m lengte en 2 m celgrootte. De uitkomsten vallen op elkaar, wat ook zo moet zijn. De formule voor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Pr>
          <w:color w:val="4A4A49"/>
          <w:lang w:val="nl"/>
        </w:rPr>
        <w:t xml:space="preserve"> en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Pr>
          <w:color w:val="4A4A49"/>
          <w:lang w:val="nl"/>
        </w:rPr>
        <w:t xml:space="preserve"> staat boven elk van de grafieken, de gebruikte gegevens staan boven in de </w:t>
      </w:r>
      <w:r>
        <w:rPr>
          <w:color w:val="4A4A49"/>
          <w:lang w:val="nl"/>
        </w:rPr>
        <w:lastRenderedPageBreak/>
        <w:t xml:space="preserve">afbeeldingen. Dezelfde set grafieken kunnen gemaakt worden voor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m:t>
        </m:r>
        <m:sSup>
          <m:sSupPr>
            <m:ctrlPr>
              <w:rPr>
                <w:rFonts w:ascii="Cambria Math" w:hAnsi="Cambria Math"/>
                <w:color w:val="4A4A49"/>
                <w:w w:val="105"/>
              </w:rPr>
            </m:ctrlPr>
          </m:sSupPr>
          <m:e>
            <m:r>
              <w:rPr>
                <w:rFonts w:ascii="Cambria Math" w:hAnsi="Cambria Math"/>
                <w:color w:val="4A4A49"/>
                <w:w w:val="105"/>
              </w:rPr>
              <m:t>t</m:t>
            </m:r>
          </m:e>
          <m:sup>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e>
            </m:d>
            <m:r>
              <m:rPr>
                <m:sty m:val="p"/>
              </m:rPr>
              <w:rPr>
                <w:rFonts w:ascii="Cambria Math" w:hAnsi="Cambria Math"/>
                <w:color w:val="4A4A49"/>
                <w:w w:val="105"/>
              </w:rPr>
              <m:t>/</m:t>
            </m:r>
            <m:r>
              <w:rPr>
                <w:rFonts w:ascii="Cambria Math" w:hAnsi="Cambria Math"/>
                <w:color w:val="4A4A49"/>
                <w:w w:val="105"/>
              </w:rPr>
              <m:t>2</m:t>
            </m:r>
          </m:sup>
        </m:sSup>
      </m:oMath>
      <w:r>
        <w:rPr>
          <w:color w:val="4A4A49"/>
          <w:lang w:val="nl"/>
        </w:rPr>
        <w:t xml:space="preserve"> met </w:t>
      </w:r>
      <m:oMath>
        <m:r>
          <w:rPr>
            <w:rFonts w:ascii="Cambria Math" w:hAnsi="Cambria Math"/>
            <w:color w:val="4A4A49"/>
            <w:w w:val="105"/>
          </w:rPr>
          <m:t>B</m:t>
        </m:r>
      </m:oMath>
      <w:r>
        <w:rPr>
          <w:color w:val="4A4A49"/>
          <w:lang w:val="nl"/>
        </w:rPr>
        <w:t xml:space="preserve"> een willekeurige constante.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oMath>
      <w:r>
        <w:rPr>
          <w:color w:val="4A4A49"/>
          <w:lang w:val="nl"/>
        </w:rPr>
        <w:t xml:space="preserve"> geldt dan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m:t>
        </m:r>
      </m:oMath>
      <w:r>
        <w:rPr>
          <w:color w:val="4A4A49"/>
          <w:lang w:val="nl"/>
        </w:rPr>
        <w:t xml:space="preserve"> en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3</m:t>
        </m:r>
      </m:oMath>
      <w:r>
        <w:rPr>
          <w:color w:val="4A4A49"/>
          <w:lang w:val="nl"/>
        </w:rPr>
        <w:t xml:space="preserve"> geldt in dat geval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Bt</m:t>
        </m:r>
      </m:oMath>
      <w:r>
        <w:rPr>
          <w:color w:val="4A4A49"/>
          <w:lang w:val="nl"/>
        </w:rPr>
        <w:t>.</w:t>
      </w:r>
    </w:p>
    <w:p w14:paraId="5954F83C" w14:textId="77777777" w:rsidR="00815DDB" w:rsidRPr="0055764C" w:rsidRDefault="00815DDB" w:rsidP="00815DDB">
      <w:pPr>
        <w:pStyle w:val="Plattetekst"/>
        <w:spacing w:line="292" w:lineRule="auto"/>
        <w:ind w:left="1040" w:right="855"/>
        <w:rPr>
          <w:color w:val="4A4A49"/>
          <w:w w:val="105"/>
        </w:rPr>
      </w:pPr>
      <w:r>
        <w:rPr>
          <w:noProof/>
          <w:color w:val="4A4A49"/>
          <w:lang w:val="nl"/>
        </w:rPr>
        <w:drawing>
          <wp:inline distT="0" distB="0" distL="0" distR="0" wp14:anchorId="0734333A" wp14:editId="32AD9D65">
            <wp:extent cx="3657600" cy="3657600"/>
            <wp:effectExtent l="0" t="0" r="0" b="0"/>
            <wp:docPr id="1" name="Picture" descr="[fig:Stijghoogten-edelm]Stijghoogten voor x=0 en x_{p}=50 m voor 4 waarden van n in de randvoorwaarden \phi\left(0,t\right)=At^{n/2}. Berekend analytisch en met eindig differentie model waarvan de gegevens in de kop van 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analytic_images_Edelman_heads.png"/>
                    <pic:cNvPicPr>
                      <a:picLocks noChangeAspect="1" noChangeArrowheads="1"/>
                    </pic:cNvPicPr>
                  </pic:nvPicPr>
                  <pic:blipFill>
                    <a:blip r:embed="rId10"/>
                    <a:stretch>
                      <a:fillRect/>
                    </a:stretch>
                  </pic:blipFill>
                  <pic:spPr bwMode="auto">
                    <a:xfrm>
                      <a:off x="0" y="0"/>
                      <a:ext cx="3657600" cy="3657600"/>
                    </a:xfrm>
                    <a:prstGeom prst="rect">
                      <a:avLst/>
                    </a:prstGeom>
                    <a:noFill/>
                    <a:ln w="9525">
                      <a:noFill/>
                      <a:headEnd/>
                      <a:tailEnd/>
                    </a:ln>
                  </pic:spPr>
                </pic:pic>
              </a:graphicData>
            </a:graphic>
          </wp:inline>
        </w:drawing>
      </w:r>
    </w:p>
    <w:p w14:paraId="2BC3F615" w14:textId="4FC53CBB" w:rsidR="00815DDB" w:rsidRPr="0055764C" w:rsidRDefault="00AA1B6C" w:rsidP="00AA1B6C">
      <w:pPr>
        <w:pStyle w:val="Bijschrift"/>
        <w:ind w:right="880"/>
        <w:rPr>
          <w:w w:val="105"/>
        </w:rPr>
      </w:pPr>
      <w:bookmarkStart w:id="14" w:name="fig1"/>
      <w:r>
        <w:rPr>
          <w:iCs/>
          <w:lang w:val="nl"/>
        </w:rPr>
        <w:t>Afbeelding </w:t>
      </w:r>
      <w:r>
        <w:rPr>
          <w:iCs/>
          <w:lang w:val="nl"/>
        </w:rPr>
        <w:fldChar w:fldCharType="begin"/>
      </w:r>
      <w:r>
        <w:rPr>
          <w:iCs/>
          <w:lang w:val="nl"/>
        </w:rPr>
        <w:instrText xml:space="preserve">SEQ Figure \* ARABIC </w:instrText>
      </w:r>
      <w:r>
        <w:rPr>
          <w:iCs/>
          <w:lang w:val="nl"/>
        </w:rPr>
        <w:fldChar w:fldCharType="separate"/>
      </w:r>
      <w:r>
        <w:rPr>
          <w:iCs/>
          <w:noProof/>
          <w:lang w:val="nl"/>
        </w:rPr>
        <w:t>1</w:t>
      </w:r>
      <w:r>
        <w:rPr>
          <w:iCs/>
          <w:lang w:val="nl"/>
        </w:rPr>
        <w:fldChar w:fldCharType="end"/>
      </w:r>
      <w:r>
        <w:rPr>
          <w:iCs/>
          <w:lang w:val="nl"/>
        </w:rPr>
        <w:t xml:space="preserve">: </w:t>
      </w:r>
      <w:bookmarkEnd w:id="14"/>
      <w:r>
        <w:rPr>
          <w:iCs/>
          <w:lang w:val="nl"/>
        </w:rPr>
        <w:t xml:space="preserve">Stijghoogten voor </w:t>
      </w:r>
      <m:oMath>
        <m:r>
          <w:rPr>
            <w:rFonts w:ascii="Cambria Math" w:hAnsi="Cambria Math"/>
            <w:w w:val="105"/>
          </w:rPr>
          <m:t>x=0</m:t>
        </m:r>
      </m:oMath>
      <w:r>
        <w:rPr>
          <w:iCs/>
          <w:lang w:val="nl"/>
        </w:rPr>
        <w:t xml:space="preserve"> en </w:t>
      </w:r>
      <m:oMath>
        <m:sSub>
          <m:sSubPr>
            <m:ctrlPr>
              <w:rPr>
                <w:rFonts w:ascii="Cambria Math" w:hAnsi="Cambria Math"/>
                <w:w w:val="105"/>
              </w:rPr>
            </m:ctrlPr>
          </m:sSubPr>
          <m:e>
            <m:r>
              <w:rPr>
                <w:rFonts w:ascii="Cambria Math" w:hAnsi="Cambria Math"/>
                <w:w w:val="105"/>
              </w:rPr>
              <m:t>x</m:t>
            </m:r>
          </m:e>
          <m:sub>
            <m:r>
              <w:rPr>
                <w:rFonts w:ascii="Cambria Math" w:hAnsi="Cambria Math"/>
                <w:w w:val="105"/>
              </w:rPr>
              <m:t>p</m:t>
            </m:r>
          </m:sub>
        </m:sSub>
        <m:r>
          <w:rPr>
            <w:rFonts w:ascii="Cambria Math" w:hAnsi="Cambria Math"/>
            <w:w w:val="105"/>
          </w:rPr>
          <m:t>=50</m:t>
        </m:r>
      </m:oMath>
      <w:r>
        <w:rPr>
          <w:iCs/>
          <w:lang w:val="nl"/>
        </w:rPr>
        <w:t xml:space="preserve"> m voor 4 waarden van </w:t>
      </w:r>
      <m:oMath>
        <m:r>
          <w:rPr>
            <w:rFonts w:ascii="Cambria Math" w:hAnsi="Cambria Math"/>
            <w:w w:val="105"/>
          </w:rPr>
          <m:t>n</m:t>
        </m:r>
      </m:oMath>
      <w:r>
        <w:rPr>
          <w:iCs/>
          <w:lang w:val="nl"/>
        </w:rPr>
        <w:t xml:space="preserve"> in de randvoorwaarden </w:t>
      </w:r>
      <m:oMath>
        <m:r>
          <w:rPr>
            <w:rFonts w:ascii="Cambria Math" w:hAnsi="Cambria Math"/>
            <w:w w:val="105"/>
          </w:rPr>
          <m:t>ϕ</m:t>
        </m:r>
        <m:d>
          <m:dPr>
            <m:ctrlPr>
              <w:rPr>
                <w:rFonts w:ascii="Cambria Math" w:hAnsi="Cambria Math"/>
                <w:w w:val="105"/>
              </w:rPr>
            </m:ctrlPr>
          </m:dPr>
          <m:e>
            <m:r>
              <w:rPr>
                <w:rFonts w:ascii="Cambria Math" w:hAnsi="Cambria Math"/>
                <w:w w:val="105"/>
              </w:rPr>
              <m:t>0,t</m:t>
            </m:r>
          </m:e>
        </m:d>
        <m:r>
          <w:rPr>
            <w:rFonts w:ascii="Cambria Math" w:hAnsi="Cambria Math"/>
            <w:w w:val="105"/>
          </w:rPr>
          <m:t>=A</m:t>
        </m:r>
        <m:sSup>
          <m:sSupPr>
            <m:ctrlPr>
              <w:rPr>
                <w:rFonts w:ascii="Cambria Math" w:hAnsi="Cambria Math"/>
                <w:w w:val="105"/>
              </w:rPr>
            </m:ctrlPr>
          </m:sSupPr>
          <m:e>
            <m:r>
              <w:rPr>
                <w:rFonts w:ascii="Cambria Math" w:hAnsi="Cambria Math"/>
                <w:w w:val="105"/>
              </w:rPr>
              <m:t>t</m:t>
            </m:r>
          </m:e>
          <m:sup>
            <m:r>
              <w:rPr>
                <w:rFonts w:ascii="Cambria Math" w:hAnsi="Cambria Math"/>
                <w:w w:val="105"/>
              </w:rPr>
              <m:t>n/2</m:t>
            </m:r>
          </m:sup>
        </m:sSup>
      </m:oMath>
      <w:r>
        <w:rPr>
          <w:iCs/>
          <w:lang w:val="nl"/>
        </w:rPr>
        <w:t>. Berekend analytisch en met een eindig differentie</w:t>
      </w:r>
      <w:del w:id="15" w:author="BK" w:date="2026-07-27T11:09:00Z">
        <w:r>
          <w:rPr>
            <w:iCs/>
            <w:lang w:val="nl"/>
          </w:rPr>
          <w:delText xml:space="preserve"> </w:delText>
        </w:r>
      </w:del>
      <w:r>
        <w:rPr>
          <w:iCs/>
          <w:lang w:val="nl"/>
        </w:rPr>
        <w:t>model waarvan de gegevens in de kop van de Afbeelding staan vermeld.</w:t>
      </w:r>
    </w:p>
    <w:p w14:paraId="17C446C4" w14:textId="77777777" w:rsidR="00815DDB" w:rsidRPr="0055764C" w:rsidRDefault="00815DDB" w:rsidP="00815DDB">
      <w:pPr>
        <w:pStyle w:val="Plattetekst"/>
        <w:spacing w:line="292" w:lineRule="auto"/>
        <w:ind w:left="1040" w:right="855"/>
        <w:rPr>
          <w:color w:val="4A4A49"/>
          <w:w w:val="105"/>
        </w:rPr>
      </w:pPr>
      <w:r>
        <w:rPr>
          <w:noProof/>
          <w:color w:val="4A4A49"/>
          <w:lang w:val="nl"/>
        </w:rPr>
        <w:lastRenderedPageBreak/>
        <w:drawing>
          <wp:inline distT="0" distB="0" distL="0" distR="0" wp14:anchorId="5BE0FCDC" wp14:editId="3604030B">
            <wp:extent cx="3675888" cy="3675888"/>
            <wp:effectExtent l="0" t="0" r="0" b="0"/>
            <wp:docPr id="1144451905" name="Picture" descr="[fig:Flows-edelm]Debiet [m2/d] voor x=0 en x_{p}=50 m voor 4 waarden van n in de randvoorwaarden \phi\left(0,t\right)=At^{n/2}. Berekend analytisch en met eindig differentie model waarvan de gegevens in de kop van 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analytic_images_Edelman_flows.png"/>
                    <pic:cNvPicPr>
                      <a:picLocks noChangeAspect="1" noChangeArrowheads="1"/>
                    </pic:cNvPicPr>
                  </pic:nvPicPr>
                  <pic:blipFill>
                    <a:blip r:embed="rId11"/>
                    <a:stretch>
                      <a:fillRect/>
                    </a:stretch>
                  </pic:blipFill>
                  <pic:spPr bwMode="auto">
                    <a:xfrm>
                      <a:off x="0" y="0"/>
                      <a:ext cx="3675888" cy="3675888"/>
                    </a:xfrm>
                    <a:prstGeom prst="rect">
                      <a:avLst/>
                    </a:prstGeom>
                    <a:noFill/>
                    <a:ln w="9525">
                      <a:noFill/>
                      <a:headEnd/>
                      <a:tailEnd/>
                    </a:ln>
                  </pic:spPr>
                </pic:pic>
              </a:graphicData>
            </a:graphic>
          </wp:inline>
        </w:drawing>
      </w:r>
    </w:p>
    <w:p w14:paraId="0BE35331" w14:textId="414EBC94" w:rsidR="00815DDB" w:rsidRPr="0055764C" w:rsidRDefault="00AA1B6C" w:rsidP="00723ADF">
      <w:pPr>
        <w:pStyle w:val="Bijschrift"/>
        <w:ind w:right="880"/>
        <w:rPr>
          <w:w w:val="105"/>
        </w:rPr>
      </w:pPr>
      <w:bookmarkStart w:id="16" w:name="fig2"/>
      <w:r>
        <w:rPr>
          <w:iCs/>
          <w:lang w:val="nl"/>
        </w:rPr>
        <w:t>Afbeelding </w:t>
      </w:r>
      <w:r>
        <w:rPr>
          <w:iCs/>
          <w:lang w:val="nl"/>
        </w:rPr>
        <w:fldChar w:fldCharType="begin"/>
      </w:r>
      <w:r>
        <w:rPr>
          <w:iCs/>
          <w:lang w:val="nl"/>
        </w:rPr>
        <w:instrText xml:space="preserve">SEQ Figure \* ARABIC </w:instrText>
      </w:r>
      <w:r>
        <w:rPr>
          <w:iCs/>
          <w:lang w:val="nl"/>
        </w:rPr>
        <w:fldChar w:fldCharType="separate"/>
      </w:r>
      <w:r>
        <w:rPr>
          <w:iCs/>
          <w:noProof/>
          <w:lang w:val="nl"/>
        </w:rPr>
        <w:t>2</w:t>
      </w:r>
      <w:r>
        <w:rPr>
          <w:iCs/>
          <w:lang w:val="nl"/>
        </w:rPr>
        <w:fldChar w:fldCharType="end"/>
      </w:r>
      <w:bookmarkEnd w:id="16"/>
      <w:r>
        <w:rPr>
          <w:iCs/>
          <w:lang w:val="nl"/>
        </w:rPr>
        <w:t>: Debiet [m</w:t>
      </w:r>
      <w:r>
        <w:rPr>
          <w:iCs/>
          <w:vertAlign w:val="superscript"/>
          <w:lang w:val="nl"/>
        </w:rPr>
        <w:t>2</w:t>
      </w:r>
      <w:r>
        <w:rPr>
          <w:iCs/>
          <w:lang w:val="nl"/>
        </w:rPr>
        <w:t xml:space="preserve">/d] voor </w:t>
      </w:r>
      <m:oMath>
        <m:r>
          <w:rPr>
            <w:rFonts w:ascii="Cambria Math" w:hAnsi="Cambria Math"/>
            <w:w w:val="105"/>
          </w:rPr>
          <m:t>x=0</m:t>
        </m:r>
      </m:oMath>
      <w:r>
        <w:rPr>
          <w:iCs/>
          <w:lang w:val="nl"/>
        </w:rPr>
        <w:t xml:space="preserve"> en </w:t>
      </w:r>
      <m:oMath>
        <m:sSub>
          <m:sSubPr>
            <m:ctrlPr>
              <w:rPr>
                <w:rFonts w:ascii="Cambria Math" w:hAnsi="Cambria Math"/>
                <w:w w:val="105"/>
              </w:rPr>
            </m:ctrlPr>
          </m:sSubPr>
          <m:e>
            <m:r>
              <w:rPr>
                <w:rFonts w:ascii="Cambria Math" w:hAnsi="Cambria Math"/>
                <w:w w:val="105"/>
              </w:rPr>
              <m:t>x</m:t>
            </m:r>
          </m:e>
          <m:sub>
            <m:r>
              <w:rPr>
                <w:rFonts w:ascii="Cambria Math" w:hAnsi="Cambria Math"/>
                <w:w w:val="105"/>
              </w:rPr>
              <m:t>p</m:t>
            </m:r>
          </m:sub>
        </m:sSub>
        <m:r>
          <w:rPr>
            <w:rFonts w:ascii="Cambria Math" w:hAnsi="Cambria Math"/>
            <w:w w:val="105"/>
          </w:rPr>
          <m:t>=50</m:t>
        </m:r>
      </m:oMath>
      <w:r>
        <w:rPr>
          <w:iCs/>
          <w:lang w:val="nl"/>
        </w:rPr>
        <w:t xml:space="preserve"> m voor 4 waarden van </w:t>
      </w:r>
      <m:oMath>
        <m:r>
          <w:rPr>
            <w:rFonts w:ascii="Cambria Math" w:hAnsi="Cambria Math"/>
            <w:w w:val="105"/>
          </w:rPr>
          <m:t>n</m:t>
        </m:r>
      </m:oMath>
      <w:r>
        <w:rPr>
          <w:iCs/>
          <w:lang w:val="nl"/>
        </w:rPr>
        <w:t xml:space="preserve"> in de randvoorwaarden </w:t>
      </w:r>
      <m:oMath>
        <m:r>
          <w:rPr>
            <w:rFonts w:ascii="Cambria Math" w:hAnsi="Cambria Math"/>
            <w:w w:val="105"/>
          </w:rPr>
          <m:t>ϕ</m:t>
        </m:r>
        <m:d>
          <m:dPr>
            <m:ctrlPr>
              <w:rPr>
                <w:rFonts w:ascii="Cambria Math" w:hAnsi="Cambria Math"/>
                <w:w w:val="105"/>
              </w:rPr>
            </m:ctrlPr>
          </m:dPr>
          <m:e>
            <m:r>
              <w:rPr>
                <w:rFonts w:ascii="Cambria Math" w:hAnsi="Cambria Math"/>
                <w:w w:val="105"/>
              </w:rPr>
              <m:t>0,t</m:t>
            </m:r>
          </m:e>
        </m:d>
        <m:r>
          <w:rPr>
            <w:rFonts w:ascii="Cambria Math" w:hAnsi="Cambria Math"/>
            <w:w w:val="105"/>
          </w:rPr>
          <m:t>=A</m:t>
        </m:r>
        <m:sSup>
          <m:sSupPr>
            <m:ctrlPr>
              <w:rPr>
                <w:rFonts w:ascii="Cambria Math" w:hAnsi="Cambria Math"/>
                <w:w w:val="105"/>
              </w:rPr>
            </m:ctrlPr>
          </m:sSupPr>
          <m:e>
            <m:r>
              <w:rPr>
                <w:rFonts w:ascii="Cambria Math" w:hAnsi="Cambria Math"/>
                <w:w w:val="105"/>
              </w:rPr>
              <m:t>t</m:t>
            </m:r>
          </m:e>
          <m:sup>
            <m:r>
              <w:rPr>
                <w:rFonts w:ascii="Cambria Math" w:hAnsi="Cambria Math"/>
                <w:w w:val="105"/>
              </w:rPr>
              <m:t>n/2</m:t>
            </m:r>
          </m:sup>
        </m:sSup>
      </m:oMath>
      <w:r>
        <w:rPr>
          <w:iCs/>
          <w:lang w:val="nl"/>
        </w:rPr>
        <w:t>. Berekend analytisch en met een eindig differentie</w:t>
      </w:r>
      <w:del w:id="17" w:author="BK" w:date="2026-07-27T11:09:00Z">
        <w:r>
          <w:rPr>
            <w:iCs/>
            <w:lang w:val="nl"/>
          </w:rPr>
          <w:delText xml:space="preserve"> </w:delText>
        </w:r>
      </w:del>
      <w:r>
        <w:rPr>
          <w:iCs/>
          <w:lang w:val="nl"/>
        </w:rPr>
        <w:t>model waarvan de gegevens in de kop van de Afbeelding staan vermeld.</w:t>
      </w:r>
    </w:p>
    <w:p w14:paraId="49EEB222" w14:textId="145E202A" w:rsidR="00815DDB" w:rsidRPr="0055764C" w:rsidRDefault="00815DDB" w:rsidP="00AA1B6C">
      <w:pPr>
        <w:pStyle w:val="Plattetekst"/>
        <w:spacing w:line="292" w:lineRule="auto"/>
        <w:ind w:left="1040" w:right="880"/>
        <w:rPr>
          <w:color w:val="4A4A49"/>
          <w:w w:val="105"/>
        </w:rPr>
      </w:pPr>
      <w:r>
        <w:rPr>
          <w:color w:val="4A4A49"/>
          <w:lang w:val="nl"/>
        </w:rPr>
        <w:t xml:space="preserve">De tabel in Huisman (1972, p42-47) wijkt af van die in het proefschrift van Edelman (1947, p77). Edelman gebruikt functies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0</m:t>
            </m:r>
          </m:sub>
        </m:sSub>
        <m:d>
          <m:dPr>
            <m:ctrlPr>
              <w:rPr>
                <w:rFonts w:ascii="Cambria Math" w:hAnsi="Cambria Math"/>
                <w:color w:val="4A4A49"/>
                <w:w w:val="105"/>
              </w:rPr>
            </m:ctrlPr>
          </m:dPr>
          <m:e>
            <m:r>
              <w:rPr>
                <w:rFonts w:ascii="Cambria Math" w:hAnsi="Cambria Math"/>
                <w:color w:val="4A4A49"/>
                <w:w w:val="105"/>
              </w:rPr>
              <m:t>u</m:t>
            </m:r>
          </m:e>
        </m:d>
      </m:oMath>
      <w:r>
        <w:rPr>
          <w:color w:val="4A4A49"/>
          <w:lang w:val="nl"/>
        </w:rPr>
        <w:t xml:space="preserve"> t/m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4</m:t>
            </m:r>
          </m:sub>
        </m:sSub>
        <m:d>
          <m:dPr>
            <m:ctrlPr>
              <w:rPr>
                <w:rFonts w:ascii="Cambria Math" w:hAnsi="Cambria Math"/>
                <w:color w:val="4A4A49"/>
                <w:w w:val="105"/>
              </w:rPr>
            </m:ctrlPr>
          </m:dPr>
          <m:e>
            <m:r>
              <w:rPr>
                <w:rFonts w:ascii="Cambria Math" w:hAnsi="Cambria Math"/>
                <w:color w:val="4A4A49"/>
                <w:w w:val="105"/>
              </w:rPr>
              <m:t>u</m:t>
            </m:r>
          </m:e>
        </m:d>
      </m:oMath>
      <w:r>
        <w:rPr>
          <w:color w:val="4A4A49"/>
          <w:lang w:val="nl"/>
        </w:rPr>
        <w:t xml:space="preserve"> en dimensieloze parameters </w:t>
      </w:r>
      <m:oMath>
        <m:r>
          <w:rPr>
            <w:rFonts w:ascii="Cambria Math" w:hAnsi="Cambria Math"/>
            <w:color w:val="4A4A49"/>
            <w:w w:val="105"/>
          </w:rPr>
          <m:t>τ</m:t>
        </m:r>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kD</m:t>
            </m:r>
          </m:num>
          <m:den>
            <m:r>
              <w:rPr>
                <w:rFonts w:ascii="Cambria Math" w:hAnsi="Cambria Math"/>
                <w:color w:val="4A4A49"/>
                <w:w w:val="105"/>
              </w:rPr>
              <m:t>S</m:t>
            </m:r>
          </m:den>
        </m:f>
        <m:r>
          <w:rPr>
            <w:rFonts w:ascii="Cambria Math" w:hAnsi="Cambria Math"/>
            <w:color w:val="4A4A49"/>
            <w:w w:val="105"/>
          </w:rPr>
          <m:t>t</m:t>
        </m:r>
      </m:oMath>
      <w:r>
        <w:rPr>
          <w:color w:val="4A4A49"/>
          <w:lang w:val="nl"/>
        </w:rPr>
        <w:t xml:space="preserve"> en </w:t>
      </w:r>
      <m:oMath>
        <m:r>
          <w:rPr>
            <w:rFonts w:ascii="Cambria Math" w:hAnsi="Cambria Math"/>
            <w:color w:val="4A4A49"/>
            <w:w w:val="105"/>
          </w:rPr>
          <m:t>q</m:t>
        </m:r>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Q</m:t>
            </m:r>
          </m:num>
          <m:den>
            <m:r>
              <w:rPr>
                <w:rFonts w:ascii="Cambria Math" w:hAnsi="Cambria Math"/>
                <w:color w:val="4A4A49"/>
                <w:w w:val="105"/>
              </w:rPr>
              <m:t>kD</m:t>
            </m:r>
          </m:den>
        </m:f>
      </m:oMath>
      <w:r>
        <w:rPr>
          <w:color w:val="4A4A49"/>
          <w:lang w:val="nl"/>
        </w:rPr>
        <w:t>. Edelman</w:t>
      </w:r>
      <w:del w:id="18" w:author="BK" w:date="2026-07-27T11:10:00Z">
        <w:r>
          <w:rPr>
            <w:color w:val="4A4A49"/>
            <w:lang w:val="nl"/>
          </w:rPr>
          <w:delText>’</w:delText>
        </w:r>
      </w:del>
      <w:r>
        <w:rPr>
          <w:color w:val="4A4A49"/>
          <w:lang w:val="nl"/>
        </w:rPr>
        <w:t>s formules staan op p</w:t>
      </w:r>
      <w:ins w:id="19" w:author="BK" w:date="2026-07-27T11:11:00Z">
        <w:r>
          <w:rPr>
            <w:color w:val="4A4A49"/>
            <w:lang w:val="nl"/>
          </w:rPr>
          <w:t xml:space="preserve">agina </w:t>
        </w:r>
      </w:ins>
      <w:r>
        <w:rPr>
          <w:color w:val="4A4A49"/>
          <w:lang w:val="nl"/>
        </w:rPr>
        <w:t xml:space="preserve">11 in zijn proefschrift, samen met de functies die zijn tabellen reproduceren. Edelman gebruikt nergens </w:t>
      </w:r>
      <m:oMath>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w:rPr>
            <w:rFonts w:ascii="Cambria Math" w:hAnsi="Cambria Math"/>
            <w:color w:val="4A4A49"/>
            <w:w w:val="105"/>
          </w:rPr>
          <m:t>,</m:t>
        </m:r>
      </m:oMath>
      <w:r>
        <w:rPr>
          <w:color w:val="4A4A49"/>
          <w:lang w:val="nl"/>
        </w:rPr>
        <w:t xml:space="preserve"> waardoor zijn functies ingewikkelder zijn. Voor wie in zijn proefschrift wil duiken</w:t>
      </w:r>
      <w:ins w:id="20" w:author="BK" w:date="2026-07-27T11:11:00Z">
        <w:r>
          <w:rPr>
            <w:color w:val="4A4A49"/>
            <w:lang w:val="nl"/>
          </w:rPr>
          <w:t>,</w:t>
        </w:r>
      </w:ins>
      <w:r>
        <w:rPr>
          <w:color w:val="4A4A49"/>
          <w:lang w:val="nl"/>
        </w:rPr>
        <w:t xml:space="preserve"> zijn hier de naar </w:t>
      </w:r>
      <m:oMath>
        <m:r>
          <m:rPr>
            <m:nor/>
          </m:rPr>
          <w:rPr>
            <w:color w:val="4A4A49"/>
            <w:w w:val="105"/>
          </w:rPr>
          <m:t>ierfc</m:t>
        </m:r>
      </m:oMath>
      <w:r>
        <w:rPr>
          <w:color w:val="4A4A49"/>
          <w:lang w:val="nl"/>
        </w:rPr>
        <w:t xml:space="preserve"> omgezette functies voor de 5 kolommen van zijn tabel </w:t>
      </w:r>
      <m:oMath>
        <m:sSub>
          <m:sSubPr>
            <m:ctrlPr>
              <w:rPr>
                <w:rFonts w:ascii="Cambria Math" w:hAnsi="Cambria Math"/>
                <w:color w:val="4A4A49"/>
                <w:w w:val="105"/>
              </w:rPr>
            </m:ctrlPr>
          </m:sSubPr>
          <m:e>
            <m:r>
              <w:rPr>
                <w:rFonts w:ascii="Cambria Math" w:hAnsi="Cambria Math"/>
                <w:color w:val="4A4A49"/>
                <w:w w:val="105"/>
              </w:rPr>
              <m:t>f</m:t>
            </m:r>
          </m:e>
          <m:sub>
            <m:r>
              <m:rPr>
                <m:sty m:val="p"/>
              </m:rPr>
              <w:rPr>
                <w:rFonts w:ascii="Cambria Math" w:hAnsi="Cambria Math"/>
                <w:color w:val="4A4A49"/>
                <w:w w:val="105"/>
              </w:rPr>
              <m:t>-</m:t>
            </m:r>
            <m:r>
              <w:rPr>
                <w:rFonts w:ascii="Cambria Math" w:hAnsi="Cambria Math"/>
                <w:color w:val="4A4A49"/>
                <w:w w:val="105"/>
              </w:rPr>
              <m:t>1</m:t>
            </m:r>
          </m:sub>
        </m:sSub>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1</m:t>
            </m:r>
          </m:num>
          <m:den>
            <m:r>
              <w:rPr>
                <w:rFonts w:ascii="Cambria Math" w:hAnsi="Cambria Math"/>
                <w:color w:val="4A4A49"/>
                <w:w w:val="105"/>
              </w:rPr>
              <m:t>2</m:t>
            </m:r>
          </m:den>
        </m:f>
        <m:r>
          <m:rPr>
            <m:nor/>
          </m:rPr>
          <w:rPr>
            <w:rFonts w:ascii="Cambria Math" w:hAnsi="Cambria Math"/>
            <w:color w:val="4A4A49"/>
            <w:w w:val="105"/>
          </w:rPr>
          <m:t>ierfc</m:t>
        </m:r>
        <m:d>
          <m:dPr>
            <m:ctrlPr>
              <w:rPr>
                <w:rFonts w:ascii="Cambria Math" w:hAnsi="Cambria Math"/>
                <w:color w:val="4A4A49"/>
                <w:w w:val="105"/>
              </w:rPr>
            </m:ctrlPr>
          </m:dPr>
          <m:e>
            <m:r>
              <m:rPr>
                <m:sty m:val="p"/>
              </m:rPr>
              <w:rPr>
                <w:rFonts w:ascii="Cambria Math" w:hAnsi="Cambria Math"/>
                <w:color w:val="4A4A49"/>
                <w:w w:val="105"/>
              </w:rPr>
              <m:t>-</m:t>
            </m:r>
            <m:r>
              <w:rPr>
                <w:rFonts w:ascii="Cambria Math" w:hAnsi="Cambria Math"/>
                <w:color w:val="4A4A49"/>
                <w:w w:val="105"/>
              </w:rPr>
              <m:t>1</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0</m:t>
            </m:r>
          </m:sub>
        </m:sSub>
        <m:r>
          <m:rPr>
            <m:sty m:val="p"/>
          </m:rPr>
          <w:rPr>
            <w:rFonts w:ascii="Cambria Math" w:hAnsi="Cambria Math"/>
            <w:color w:val="4A4A49"/>
            <w:w w:val="105"/>
          </w:rPr>
          <m:t>=-</m:t>
        </m:r>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1</m:t>
            </m:r>
          </m:sub>
        </m:sSub>
        <m:r>
          <m:rPr>
            <m:sty m:val="p"/>
          </m:rPr>
          <w:rPr>
            <w:rFonts w:ascii="Cambria Math" w:hAnsi="Cambria Math"/>
            <w:color w:val="4A4A49"/>
            <w:w w:val="105"/>
          </w:rPr>
          <m:t>=</m:t>
        </m:r>
        <m:r>
          <w:rPr>
            <w:rFonts w:ascii="Cambria Math" w:hAnsi="Cambria Math"/>
            <w:color w:val="4A4A49"/>
            <w:w w:val="105"/>
          </w:rPr>
          <m:t>2 </m:t>
        </m:r>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1</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2</m:t>
            </m:r>
          </m:sub>
        </m:sSub>
        <m:r>
          <m:rPr>
            <m:sty m:val="p"/>
          </m:rPr>
          <w:rPr>
            <w:rFonts w:ascii="Cambria Math" w:hAnsi="Cambria Math"/>
            <w:color w:val="4A4A49"/>
            <w:w w:val="105"/>
          </w:rPr>
          <m:t>=-</m:t>
        </m:r>
        <m:r>
          <w:rPr>
            <w:rFonts w:ascii="Cambria Math" w:hAnsi="Cambria Math"/>
            <w:color w:val="4A4A49"/>
            <w:w w:val="105"/>
          </w:rPr>
          <m:t>4 </m:t>
        </m:r>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2</m:t>
            </m:r>
            <m:r>
              <m:rPr>
                <m:sty m:val="p"/>
              </m:rPr>
              <w:rPr>
                <w:rFonts w:ascii="Cambria Math" w:hAnsi="Cambria Math"/>
                <w:color w:val="4A4A49"/>
                <w:w w:val="105"/>
              </w:rPr>
              <m:t>,</m:t>
            </m:r>
            <m:r>
              <w:rPr>
                <w:rFonts w:ascii="Cambria Math" w:hAnsi="Cambria Math"/>
                <w:color w:val="4A4A49"/>
                <w:w w:val="105"/>
              </w:rPr>
              <m:t>u</m:t>
            </m:r>
          </m:e>
        </m:d>
      </m:oMath>
      <w:r>
        <w:rPr>
          <w:color w:val="4A4A49"/>
          <w:lang w:val="nl"/>
        </w:rPr>
        <w:t xml:space="preserve"> en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3</m:t>
            </m:r>
          </m:sub>
        </m:sSub>
        <m:r>
          <m:rPr>
            <m:sty m:val="p"/>
          </m:rPr>
          <w:rPr>
            <w:rFonts w:ascii="Cambria Math" w:hAnsi="Cambria Math"/>
            <w:color w:val="4A4A49"/>
            <w:w w:val="105"/>
          </w:rPr>
          <m:t>=</m:t>
        </m:r>
        <m:r>
          <w:rPr>
            <w:rFonts w:ascii="Cambria Math" w:hAnsi="Cambria Math"/>
            <w:color w:val="4A4A49"/>
            <w:w w:val="105"/>
          </w:rPr>
          <m:t>8 </m:t>
        </m:r>
        <m:r>
          <m:rPr>
            <m:nor/>
          </m:rPr>
          <w:rPr>
            <w:rFonts w:ascii="Cambria Math" w:hAnsi="Cambria Math"/>
            <w:color w:val="4A4A49"/>
            <w:w w:val="105"/>
          </w:rPr>
          <m:t>ierfc</m:t>
        </m:r>
        <m:d>
          <m:dPr>
            <m:ctrlPr>
              <w:rPr>
                <w:rFonts w:ascii="Cambria Math" w:hAnsi="Cambria Math"/>
                <w:color w:val="4A4A49"/>
                <w:w w:val="105"/>
              </w:rPr>
            </m:ctrlPr>
          </m:dPr>
          <m:e>
            <m:r>
              <w:rPr>
                <w:rFonts w:ascii="Cambria Math" w:hAnsi="Cambria Math"/>
                <w:color w:val="4A4A49"/>
                <w:w w:val="105"/>
              </w:rPr>
              <m:t>3</m:t>
            </m:r>
            <m:r>
              <m:rPr>
                <m:sty m:val="p"/>
              </m:rPr>
              <w:rPr>
                <w:rFonts w:ascii="Cambria Math" w:hAnsi="Cambria Math"/>
                <w:color w:val="4A4A49"/>
                <w:w w:val="105"/>
              </w:rPr>
              <m:t>,</m:t>
            </m:r>
            <m:r>
              <w:rPr>
                <w:rFonts w:ascii="Cambria Math" w:hAnsi="Cambria Math"/>
                <w:color w:val="4A4A49"/>
                <w:w w:val="105"/>
              </w:rPr>
              <m:t>u</m:t>
            </m:r>
          </m:e>
        </m:d>
      </m:oMath>
      <w:r>
        <w:rPr>
          <w:color w:val="4A4A49"/>
          <w:lang w:val="nl"/>
        </w:rPr>
        <w:t>.</w:t>
      </w:r>
    </w:p>
    <w:p w14:paraId="5494A3C3" w14:textId="77777777" w:rsidR="009E3302" w:rsidRPr="0055764C" w:rsidRDefault="009E3302" w:rsidP="009E3302">
      <w:pPr>
        <w:pStyle w:val="Kop10"/>
      </w:pPr>
      <w:r>
        <w:rPr>
          <w:lang w:val="nl"/>
        </w:rPr>
        <w:t>Conclusies</w:t>
      </w:r>
    </w:p>
    <w:p w14:paraId="3A2234E0" w14:textId="6BF593E1" w:rsidR="009E3302" w:rsidRPr="0055764C" w:rsidRDefault="0031771D" w:rsidP="00954B66">
      <w:pPr>
        <w:pStyle w:val="Plattetekst"/>
        <w:spacing w:line="292" w:lineRule="auto"/>
        <w:ind w:left="1040" w:right="855"/>
        <w:rPr>
          <w:color w:val="4A4A49"/>
          <w:w w:val="105"/>
        </w:rPr>
      </w:pPr>
      <w:r>
        <w:rPr>
          <w:color w:val="4A4A49"/>
          <w:lang w:val="nl"/>
        </w:rPr>
        <w:t xml:space="preserve">De formules van Edelman (1947) beschrijven de grondwaterstroming in een half-oneindig pakket </w:t>
      </w:r>
      <m:oMath>
        <m:r>
          <w:rPr>
            <w:rFonts w:ascii="Cambria Math" w:hAnsi="Cambria Math"/>
            <w:color w:val="4A4A49"/>
            <w:w w:val="105"/>
          </w:rPr>
          <m:t>x&gt;0</m:t>
        </m:r>
      </m:oMath>
      <w:r>
        <w:rPr>
          <w:color w:val="4A4A49"/>
          <w:lang w:val="nl"/>
        </w:rPr>
        <w:t xml:space="preserve"> voor </w:t>
      </w:r>
      <m:oMath>
        <m:r>
          <w:rPr>
            <w:rFonts w:ascii="Cambria Math" w:hAnsi="Cambria Math"/>
            <w:color w:val="4A4A49"/>
            <w:w w:val="105"/>
          </w:rPr>
          <m:t>t</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v voor de randvoorwaarden </w:t>
      </w:r>
      <m:oMath>
        <m:r>
          <w:rPr>
            <w:rFonts w:ascii="Cambria Math" w:hAnsi="Cambria Math"/>
            <w:color w:val="4A4A49"/>
            <w:w w:val="105"/>
          </w:rPr>
          <m:t>ϕ</m:t>
        </m:r>
        <m:d>
          <m:dPr>
            <m:ctrlPr>
              <w:rPr>
                <w:rFonts w:ascii="Cambria Math" w:hAnsi="Cambria Math"/>
                <w:i/>
                <w:color w:val="4A4A49"/>
                <w:w w:val="105"/>
              </w:rPr>
            </m:ctrlPr>
          </m:dPr>
          <m:e>
            <m:r>
              <w:rPr>
                <w:rFonts w:ascii="Cambria Math" w:hAnsi="Cambria Math"/>
                <w:color w:val="4A4A49"/>
                <w:w w:val="105"/>
              </w:rPr>
              <m:t>0,t</m:t>
            </m:r>
          </m:e>
        </m:d>
        <m:r>
          <w:rPr>
            <w:rFonts w:ascii="Cambria Math" w:hAnsi="Cambria Math"/>
            <w:color w:val="4A4A49"/>
            <w:w w:val="105"/>
          </w:rPr>
          <m:t>=</m:t>
        </m:r>
        <m:sSup>
          <m:sSupPr>
            <m:ctrlPr>
              <w:rPr>
                <w:rFonts w:ascii="Cambria Math" w:hAnsi="Cambria Math"/>
                <w:i/>
                <w:color w:val="4A4A49"/>
                <w:w w:val="105"/>
              </w:rPr>
            </m:ctrlPr>
          </m:sSupPr>
          <m:e>
            <m:r>
              <w:rPr>
                <w:rFonts w:ascii="Cambria Math" w:hAnsi="Cambria Math"/>
                <w:color w:val="4A4A49"/>
                <w:w w:val="105"/>
              </w:rPr>
              <m:t>A</m:t>
            </m:r>
          </m:e>
          <m:sup>
            <m:r>
              <w:rPr>
                <w:rFonts w:ascii="Cambria Math" w:hAnsi="Cambria Math"/>
                <w:color w:val="4A4A49"/>
                <w:w w:val="105"/>
              </w:rPr>
              <m:t>n</m:t>
            </m:r>
            <m:r>
              <m:rPr>
                <m:lit/>
              </m:rPr>
              <w:rPr>
                <w:rFonts w:ascii="Cambria Math" w:hAnsi="Cambria Math"/>
                <w:color w:val="4A4A49"/>
                <w:w w:val="105"/>
              </w:rPr>
              <m:t>/</m:t>
            </m:r>
            <m:r>
              <w:rPr>
                <w:rFonts w:ascii="Cambria Math" w:hAnsi="Cambria Math"/>
                <w:color w:val="4A4A49"/>
                <w:w w:val="105"/>
              </w:rPr>
              <m:t>t</m:t>
            </m:r>
          </m:sup>
        </m:sSup>
      </m:oMath>
      <w:r>
        <w:rPr>
          <w:color w:val="4A4A49"/>
          <w:lang w:val="nl"/>
        </w:rPr>
        <w:t xml:space="preserve"> en voor </w:t>
      </w:r>
      <m:oMath>
        <m:r>
          <w:rPr>
            <w:rFonts w:ascii="Cambria Math" w:hAnsi="Cambria Math"/>
            <w:color w:val="4A4A49"/>
            <w:w w:val="105"/>
          </w:rPr>
          <m:t>Q</m:t>
        </m:r>
        <m:d>
          <m:dPr>
            <m:ctrlPr>
              <w:rPr>
                <w:rFonts w:ascii="Cambria Math" w:hAnsi="Cambria Math"/>
                <w:i/>
                <w:color w:val="4A4A49"/>
                <w:w w:val="105"/>
              </w:rPr>
            </m:ctrlPr>
          </m:dPr>
          <m:e>
            <m:r>
              <w:rPr>
                <w:rFonts w:ascii="Cambria Math" w:hAnsi="Cambria Math"/>
                <w:color w:val="4A4A49"/>
                <w:w w:val="105"/>
              </w:rPr>
              <m:t>0,t</m:t>
            </m:r>
          </m:e>
        </m:d>
        <m:r>
          <w:rPr>
            <w:rFonts w:ascii="Cambria Math" w:hAnsi="Cambria Math"/>
            <w:color w:val="4A4A49"/>
            <w:w w:val="105"/>
          </w:rPr>
          <m:t>=B</m:t>
        </m:r>
        <m:sSup>
          <m:sSupPr>
            <m:ctrlPr>
              <w:rPr>
                <w:rFonts w:ascii="Cambria Math" w:hAnsi="Cambria Math"/>
                <w:i/>
                <w:color w:val="4A4A49"/>
                <w:w w:val="105"/>
              </w:rPr>
            </m:ctrlPr>
          </m:sSupPr>
          <m:e>
            <m:r>
              <w:rPr>
                <w:rFonts w:ascii="Cambria Math" w:hAnsi="Cambria Math"/>
                <w:color w:val="4A4A49"/>
                <w:w w:val="105"/>
              </w:rPr>
              <m:t>t</m:t>
            </m:r>
          </m:e>
          <m:sup>
            <m:d>
              <m:dPr>
                <m:ctrlPr>
                  <w:rPr>
                    <w:rFonts w:ascii="Cambria Math" w:hAnsi="Cambria Math"/>
                    <w:i/>
                    <w:color w:val="4A4A49"/>
                    <w:w w:val="105"/>
                  </w:rPr>
                </m:ctrlPr>
              </m:dPr>
              <m:e>
                <m:r>
                  <w:rPr>
                    <w:rFonts w:ascii="Cambria Math" w:hAnsi="Cambria Math"/>
                    <w:color w:val="4A4A49"/>
                    <w:w w:val="105"/>
                  </w:rPr>
                  <m:t>n-1</m:t>
                </m:r>
              </m:e>
            </m:d>
            <m:r>
              <m:rPr>
                <m:lit/>
              </m:rPr>
              <w:rPr>
                <w:rFonts w:ascii="Cambria Math" w:hAnsi="Cambria Math"/>
                <w:color w:val="4A4A49"/>
                <w:w w:val="105"/>
              </w:rPr>
              <m:t>/</m:t>
            </m:r>
            <m:r>
              <w:rPr>
                <w:rFonts w:ascii="Cambria Math" w:hAnsi="Cambria Math"/>
                <w:color w:val="4A4A49"/>
                <w:w w:val="105"/>
              </w:rPr>
              <m:t>t</m:t>
            </m:r>
          </m:sup>
        </m:sSup>
      </m:oMath>
      <w:r>
        <w:rPr>
          <w:color w:val="4A4A49"/>
          <w:lang w:val="nl"/>
        </w:rPr>
        <w:t xml:space="preserv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Pr>
          <w:color w:val="4A4A49"/>
          <w:lang w:val="nl"/>
        </w:rPr>
        <w:t xml:space="preserve">. </w:t>
      </w:r>
      <w:del w:id="21" w:author="Redacteur2" w:date="2026-07-28T13:31:00Z" w16du:dateUtc="2026-07-28T11:31:00Z">
        <w:r w:rsidDel="001B4ABC">
          <w:rPr>
            <w:color w:val="4A4A49"/>
            <w:lang w:val="nl"/>
          </w:rPr>
          <w:delText xml:space="preserve"> </w:delText>
        </w:r>
      </w:del>
      <w:r>
        <w:rPr>
          <w:color w:val="4A4A49"/>
          <w:lang w:val="nl"/>
        </w:rPr>
        <w:t xml:space="preserve">De series vormen twee logische reeksen die heel eenvoudig zijn te programmeren </w:t>
      </w:r>
      <w:del w:id="22" w:author="BK" w:date="2026-07-27T11:13:00Z">
        <w:r>
          <w:rPr>
            <w:color w:val="4A4A49"/>
            <w:lang w:val="nl"/>
          </w:rPr>
          <w:delText>e</w:delText>
        </w:r>
      </w:del>
      <w:ins w:id="23" w:author="BK" w:date="2026-07-27T11:13:00Z">
        <w:r>
          <w:rPr>
            <w:color w:val="4A4A49"/>
            <w:lang w:val="nl"/>
          </w:rPr>
          <w:t>i</w:t>
        </w:r>
      </w:ins>
      <w:r>
        <w:rPr>
          <w:color w:val="4A4A49"/>
          <w:lang w:val="nl"/>
        </w:rPr>
        <w:t xml:space="preserve">n een klein aantal regels code, </w:t>
      </w:r>
      <w:del w:id="24" w:author="BK" w:date="2026-07-27T11:13:00Z">
        <w:r>
          <w:rPr>
            <w:color w:val="4A4A49"/>
            <w:lang w:val="nl"/>
          </w:rPr>
          <w:delText xml:space="preserve">zoals </w:delText>
        </w:r>
      </w:del>
      <w:ins w:id="25" w:author="BK" w:date="2026-07-27T11:13:00Z">
        <w:r>
          <w:rPr>
            <w:color w:val="4A4A49"/>
            <w:lang w:val="nl"/>
          </w:rPr>
          <w:t xml:space="preserve">bijvoorbeeld in </w:t>
        </w:r>
      </w:ins>
      <w:r>
        <w:rPr>
          <w:color w:val="4A4A49"/>
          <w:lang w:val="nl"/>
        </w:rPr>
        <w:t xml:space="preserve">Python. Met dit handige gereedschap achter de hand zijn uiteenlopende vraagstukken op te lossen zeker met gebruik van superpositie of convolutie. En de oorspronkelijke Edelman tabellen hebben we niet meer nodig, behalve dan om onze implementatie te controleren. Deze tabellen staan ook in Abramowitz &amp; Stegun (1972, tabel 7.4 en 7.1 voor </w:t>
      </w:r>
      <m:oMath>
        <m:r>
          <m:rPr>
            <m:nor/>
          </m:rPr>
          <w:rPr>
            <w:rFonts w:ascii="Cambria Math" w:hAnsi="Cambria Math"/>
            <w:color w:val="4A4A49"/>
            <w:w w:val="105"/>
          </w:rPr>
          <m:t>ierfc</m:t>
        </m:r>
        <m:d>
          <m:dPr>
            <m:ctrlPr>
              <w:rPr>
                <w:rFonts w:ascii="Cambria Math" w:hAnsi="Cambria Math"/>
                <w:i/>
                <w:color w:val="4A4A49"/>
                <w:w w:val="105"/>
              </w:rPr>
            </m:ctrlPr>
          </m:dPr>
          <m:e>
            <m:r>
              <w:rPr>
                <w:rFonts w:ascii="Cambria Math" w:hAnsi="Cambria Math"/>
                <w:color w:val="4A4A49"/>
                <w:w w:val="105"/>
              </w:rPr>
              <m:t>-1,u</m:t>
            </m:r>
          </m:e>
        </m:d>
      </m:oMath>
      <w:r>
        <w:rPr>
          <w:color w:val="4A4A49"/>
          <w:lang w:val="nl"/>
        </w:rPr>
        <w:t xml:space="preserve"> en </w:t>
      </w:r>
      <m:oMath>
        <m:r>
          <m:rPr>
            <m:nor/>
          </m:rPr>
          <w:rPr>
            <w:rFonts w:ascii="Cambria Math" w:hAnsi="Cambria Math"/>
            <w:color w:val="4A4A49"/>
            <w:w w:val="105"/>
          </w:rPr>
          <m:t>ierfc</m:t>
        </m:r>
        <m:d>
          <m:dPr>
            <m:ctrlPr>
              <w:rPr>
                <w:rFonts w:ascii="Cambria Math" w:hAnsi="Cambria Math"/>
                <w:i/>
                <w:color w:val="4A4A49"/>
                <w:w w:val="105"/>
              </w:rPr>
            </m:ctrlPr>
          </m:dPr>
          <m:e>
            <m:r>
              <w:rPr>
                <w:rFonts w:ascii="Cambria Math" w:hAnsi="Cambria Math"/>
                <w:color w:val="4A4A49"/>
                <w:w w:val="105"/>
              </w:rPr>
              <m:t>0,u</m:t>
            </m:r>
          </m:e>
        </m:d>
      </m:oMath>
      <w:r>
        <w:rPr>
          <w:color w:val="4A4A49"/>
          <w:lang w:val="nl"/>
        </w:rPr>
        <w:t>.</w:t>
      </w:r>
    </w:p>
    <w:p w14:paraId="3CE24090" w14:textId="6CB9AF4B" w:rsidR="00723ADF" w:rsidRPr="001B4ABC" w:rsidRDefault="009E3302" w:rsidP="00723ADF">
      <w:pPr>
        <w:pStyle w:val="Kop10"/>
        <w:rPr>
          <w:lang w:val="en-US"/>
          <w:rPrChange w:id="26" w:author="Redacteur2" w:date="2026-07-28T13:31:00Z" w16du:dateUtc="2026-07-28T11:31:00Z">
            <w:rPr/>
          </w:rPrChange>
        </w:rPr>
      </w:pPr>
      <w:proofErr w:type="spellStart"/>
      <w:r w:rsidRPr="001B4ABC">
        <w:rPr>
          <w:lang w:val="en-US"/>
          <w:rPrChange w:id="27" w:author="Redacteur2" w:date="2026-07-28T13:31:00Z" w16du:dateUtc="2026-07-28T11:31:00Z">
            <w:rPr>
              <w:lang w:val="nl"/>
            </w:rPr>
          </w:rPrChange>
        </w:rPr>
        <w:t>Literatuur</w:t>
      </w:r>
      <w:proofErr w:type="spellEnd"/>
    </w:p>
    <w:p w14:paraId="65B4E404" w14:textId="5242EE5D" w:rsidR="00723ADF" w:rsidRPr="001B4ABC" w:rsidRDefault="00723ADF" w:rsidP="00AA1B6C">
      <w:pPr>
        <w:pStyle w:val="Plattetekst"/>
        <w:spacing w:after="120" w:line="293" w:lineRule="auto"/>
        <w:ind w:left="1037" w:right="850"/>
        <w:rPr>
          <w:color w:val="4A4A49"/>
          <w:w w:val="105"/>
          <w:lang w:val="en-US"/>
          <w:rPrChange w:id="28" w:author="Redacteur2" w:date="2026-07-28T13:31:00Z" w16du:dateUtc="2026-07-28T11:31:00Z">
            <w:rPr>
              <w:color w:val="4A4A49"/>
              <w:w w:val="105"/>
            </w:rPr>
          </w:rPrChange>
        </w:rPr>
      </w:pPr>
      <w:r w:rsidRPr="001B4ABC">
        <w:rPr>
          <w:b/>
          <w:bCs/>
          <w:color w:val="4A4A49"/>
          <w:lang w:val="en-US"/>
          <w:rPrChange w:id="29" w:author="Redacteur2" w:date="2026-07-28T13:31:00Z" w16du:dateUtc="2026-07-28T11:31:00Z">
            <w:rPr>
              <w:b/>
              <w:bCs/>
              <w:color w:val="4A4A49"/>
              <w:lang w:val="nl"/>
            </w:rPr>
          </w:rPrChange>
        </w:rPr>
        <w:t xml:space="preserve">Abramowitz, M. and </w:t>
      </w:r>
      <w:proofErr w:type="spellStart"/>
      <w:r w:rsidRPr="001B4ABC">
        <w:rPr>
          <w:b/>
          <w:bCs/>
          <w:color w:val="4A4A49"/>
          <w:lang w:val="en-US"/>
          <w:rPrChange w:id="30" w:author="Redacteur2" w:date="2026-07-28T13:31:00Z" w16du:dateUtc="2026-07-28T11:31:00Z">
            <w:rPr>
              <w:b/>
              <w:bCs/>
              <w:color w:val="4A4A49"/>
              <w:lang w:val="nl"/>
            </w:rPr>
          </w:rPrChange>
        </w:rPr>
        <w:t>Stegun</w:t>
      </w:r>
      <w:proofErr w:type="spellEnd"/>
      <w:r w:rsidRPr="001B4ABC">
        <w:rPr>
          <w:b/>
          <w:bCs/>
          <w:color w:val="4A4A49"/>
          <w:lang w:val="en-US"/>
          <w:rPrChange w:id="31" w:author="Redacteur2" w:date="2026-07-28T13:31:00Z" w16du:dateUtc="2026-07-28T11:31:00Z">
            <w:rPr>
              <w:b/>
              <w:bCs/>
              <w:color w:val="4A4A49"/>
              <w:lang w:val="nl"/>
            </w:rPr>
          </w:rPrChange>
        </w:rPr>
        <w:t>, I.A.</w:t>
      </w:r>
      <w:r w:rsidRPr="001B4ABC">
        <w:rPr>
          <w:color w:val="4A4A49"/>
          <w:lang w:val="en-US"/>
          <w:rPrChange w:id="32" w:author="Redacteur2" w:date="2026-07-28T13:31:00Z" w16du:dateUtc="2026-07-28T11:31:00Z">
            <w:rPr>
              <w:color w:val="4A4A49"/>
              <w:lang w:val="nl"/>
            </w:rPr>
          </w:rPrChange>
        </w:rPr>
        <w:t xml:space="preserve"> (1972) Handbook of Mathematical Functions. Dover </w:t>
      </w:r>
      <w:r w:rsidRPr="001B4ABC">
        <w:rPr>
          <w:color w:val="4A4A49"/>
          <w:lang w:val="en-US"/>
          <w:rPrChange w:id="33" w:author="Redacteur2" w:date="2026-07-28T13:31:00Z" w16du:dateUtc="2026-07-28T11:31:00Z">
            <w:rPr>
              <w:color w:val="4A4A49"/>
              <w:lang w:val="nl"/>
            </w:rPr>
          </w:rPrChange>
        </w:rPr>
        <w:lastRenderedPageBreak/>
        <w:t>Publications. NY. 9th Printing.</w:t>
      </w:r>
    </w:p>
    <w:p w14:paraId="75BD67FF" w14:textId="0B7092F9" w:rsidR="00723ADF" w:rsidRPr="000F6A91" w:rsidRDefault="00723ADF" w:rsidP="00AA1B6C">
      <w:pPr>
        <w:pStyle w:val="Plattetekst"/>
        <w:spacing w:after="120" w:line="293" w:lineRule="auto"/>
        <w:ind w:left="1037" w:right="850"/>
        <w:rPr>
          <w:color w:val="4A4A49"/>
          <w:w w:val="105"/>
        </w:rPr>
      </w:pPr>
      <w:proofErr w:type="spellStart"/>
      <w:r w:rsidRPr="001B4ABC">
        <w:rPr>
          <w:b/>
          <w:bCs/>
          <w:color w:val="4A4A49"/>
          <w:lang w:val="en-US"/>
          <w:rPrChange w:id="34" w:author="Redacteur2" w:date="2026-07-28T13:31:00Z" w16du:dateUtc="2026-07-28T11:31:00Z">
            <w:rPr>
              <w:b/>
              <w:bCs/>
              <w:color w:val="4A4A49"/>
              <w:lang w:val="nl"/>
            </w:rPr>
          </w:rPrChange>
        </w:rPr>
        <w:t>Carslaw</w:t>
      </w:r>
      <w:proofErr w:type="spellEnd"/>
      <w:r w:rsidRPr="001B4ABC">
        <w:rPr>
          <w:b/>
          <w:bCs/>
          <w:color w:val="4A4A49"/>
          <w:lang w:val="en-US"/>
          <w:rPrChange w:id="35" w:author="Redacteur2" w:date="2026-07-28T13:31:00Z" w16du:dateUtc="2026-07-28T11:31:00Z">
            <w:rPr>
              <w:b/>
              <w:bCs/>
              <w:color w:val="4A4A49"/>
              <w:lang w:val="nl"/>
            </w:rPr>
          </w:rPrChange>
        </w:rPr>
        <w:t>, H.S and Jaeger, J.C.</w:t>
      </w:r>
      <w:r w:rsidRPr="001B4ABC">
        <w:rPr>
          <w:color w:val="4A4A49"/>
          <w:lang w:val="en-US"/>
          <w:rPrChange w:id="36" w:author="Redacteur2" w:date="2026-07-28T13:31:00Z" w16du:dateUtc="2026-07-28T11:31:00Z">
            <w:rPr>
              <w:color w:val="4A4A49"/>
              <w:lang w:val="nl"/>
            </w:rPr>
          </w:rPrChange>
        </w:rPr>
        <w:t xml:space="preserve"> (1959) Conduction of Heat in Soils. </w:t>
      </w:r>
      <w:r>
        <w:rPr>
          <w:color w:val="4A4A49"/>
          <w:lang w:val="nl"/>
        </w:rPr>
        <w:t>Oxford Science Publications. Second edition. ISBN 0-19853368-3, 510p.</w:t>
      </w:r>
    </w:p>
    <w:p w14:paraId="33CF2669" w14:textId="1F9FE113" w:rsidR="00723ADF" w:rsidRPr="001B4ABC" w:rsidRDefault="00723ADF" w:rsidP="00AA1B6C">
      <w:pPr>
        <w:pStyle w:val="Plattetekst"/>
        <w:spacing w:after="120" w:line="293" w:lineRule="auto"/>
        <w:ind w:left="1037" w:right="850"/>
        <w:rPr>
          <w:color w:val="4A4A49"/>
          <w:w w:val="105"/>
          <w:lang w:val="en-US"/>
          <w:rPrChange w:id="37" w:author="Redacteur2" w:date="2026-07-28T13:31:00Z" w16du:dateUtc="2026-07-28T11:31:00Z">
            <w:rPr>
              <w:color w:val="4A4A49"/>
              <w:w w:val="105"/>
            </w:rPr>
          </w:rPrChange>
        </w:rPr>
      </w:pPr>
      <w:r>
        <w:rPr>
          <w:b/>
          <w:bCs/>
          <w:color w:val="4A4A49"/>
          <w:lang w:val="nl"/>
        </w:rPr>
        <w:t>Edelman, J.H.</w:t>
      </w:r>
      <w:r>
        <w:rPr>
          <w:color w:val="4A4A49"/>
          <w:lang w:val="nl"/>
        </w:rPr>
        <w:t xml:space="preserve"> (1947) Over de berekening van grondwaterstromingen. </w:t>
      </w:r>
      <w:r w:rsidRPr="001B4ABC">
        <w:rPr>
          <w:color w:val="4A4A49"/>
          <w:lang w:val="en-US"/>
          <w:rPrChange w:id="38" w:author="Redacteur2" w:date="2026-07-28T13:31:00Z" w16du:dateUtc="2026-07-28T11:31:00Z">
            <w:rPr>
              <w:color w:val="4A4A49"/>
              <w:lang w:val="nl"/>
            </w:rPr>
          </w:rPrChange>
        </w:rPr>
        <w:t>Doctors Thesis, Delft.</w:t>
      </w:r>
    </w:p>
    <w:p w14:paraId="5629B1C5" w14:textId="77777777" w:rsidR="00723ADF" w:rsidRDefault="00723ADF" w:rsidP="00AA1B6C">
      <w:pPr>
        <w:pStyle w:val="Plattetekst"/>
        <w:spacing w:after="120" w:line="293" w:lineRule="auto"/>
        <w:ind w:left="1037" w:right="850"/>
        <w:rPr>
          <w:color w:val="4A4A49"/>
          <w:w w:val="105"/>
        </w:rPr>
      </w:pPr>
      <w:r w:rsidRPr="001B4ABC">
        <w:rPr>
          <w:b/>
          <w:bCs/>
          <w:color w:val="4A4A49"/>
          <w:lang w:val="en-US"/>
          <w:rPrChange w:id="39" w:author="Redacteur2" w:date="2026-07-28T13:31:00Z" w16du:dateUtc="2026-07-28T11:31:00Z">
            <w:rPr>
              <w:b/>
              <w:bCs/>
              <w:color w:val="4A4A49"/>
              <w:lang w:val="nl"/>
            </w:rPr>
          </w:rPrChange>
        </w:rPr>
        <w:t>Huisman, L.</w:t>
      </w:r>
      <w:r w:rsidRPr="001B4ABC">
        <w:rPr>
          <w:color w:val="4A4A49"/>
          <w:lang w:val="en-US"/>
          <w:rPrChange w:id="40" w:author="Redacteur2" w:date="2026-07-28T13:31:00Z" w16du:dateUtc="2026-07-28T11:31:00Z">
            <w:rPr>
              <w:color w:val="4A4A49"/>
              <w:lang w:val="nl"/>
            </w:rPr>
          </w:rPrChange>
        </w:rPr>
        <w:t xml:space="preserve"> (1972) Groundwater Recovery. MacMillan, Pitman Press, Bath UK. </w:t>
      </w:r>
      <w:r>
        <w:rPr>
          <w:color w:val="4A4A49"/>
          <w:lang w:val="nl"/>
        </w:rPr>
        <w:t>SBN 333-09870-6, 336p.</w:t>
      </w:r>
    </w:p>
    <w:p w14:paraId="734627DA" w14:textId="484310F8" w:rsidR="00DE35E3" w:rsidRPr="000F6A91" w:rsidRDefault="00DE35E3" w:rsidP="00AA1B6C">
      <w:pPr>
        <w:pStyle w:val="Plattetekst"/>
        <w:spacing w:after="120" w:line="293" w:lineRule="auto"/>
        <w:ind w:left="1037" w:right="850"/>
        <w:rPr>
          <w:color w:val="4A4A49"/>
          <w:w w:val="105"/>
        </w:rPr>
      </w:pPr>
      <w:r>
        <w:rPr>
          <w:b/>
          <w:bCs/>
          <w:color w:val="4A4A49"/>
          <w:lang w:val="nl"/>
        </w:rPr>
        <w:t>Olsthoorn, T.</w:t>
      </w:r>
      <w:r>
        <w:rPr>
          <w:color w:val="4A4A49"/>
          <w:lang w:val="nl"/>
        </w:rPr>
        <w:t>N. (2006) Van Edelman naar Bruggeman. Stromingen 12 (2006) 5-12</w:t>
      </w:r>
    </w:p>
    <w:p w14:paraId="39D505D4" w14:textId="77777777" w:rsidR="009E3302" w:rsidRPr="0055764C" w:rsidRDefault="009E3302" w:rsidP="009E3302">
      <w:pPr>
        <w:pStyle w:val="Kop10"/>
      </w:pPr>
      <w:r>
        <w:rPr>
          <w:lang w:val="nl"/>
        </w:rPr>
        <w:t>Software beschikbaarheid en overige informatie:</w:t>
      </w:r>
    </w:p>
    <w:p w14:paraId="3C4D63F1" w14:textId="797D7C71" w:rsidR="009E3302" w:rsidRPr="0055764C" w:rsidRDefault="00945C38" w:rsidP="009E3302">
      <w:pPr>
        <w:pStyle w:val="Plattetekst"/>
        <w:spacing w:line="292" w:lineRule="auto"/>
        <w:ind w:left="1040" w:right="855"/>
        <w:rPr>
          <w:color w:val="4A4A49"/>
          <w:w w:val="105"/>
        </w:rPr>
      </w:pPr>
      <w:r>
        <w:rPr>
          <w:color w:val="4A4A49"/>
          <w:lang w:val="nl"/>
        </w:rPr>
        <w:t xml:space="preserve">Voor het </w:t>
      </w:r>
      <w:del w:id="41" w:author="BK" w:date="2026-07-27T11:15:00Z">
        <w:r>
          <w:rPr>
            <w:color w:val="4A4A49"/>
            <w:lang w:val="nl"/>
          </w:rPr>
          <w:delText>p</w:delText>
        </w:r>
      </w:del>
      <w:ins w:id="42" w:author="BK" w:date="2026-07-27T11:15:00Z">
        <w:r>
          <w:rPr>
            <w:color w:val="4A4A49"/>
            <w:lang w:val="nl"/>
          </w:rPr>
          <w:t>P</w:t>
        </w:r>
      </w:ins>
      <w:r>
        <w:rPr>
          <w:color w:val="4A4A49"/>
          <w:lang w:val="nl"/>
        </w:rPr>
        <w:t>ython</w:t>
      </w:r>
      <w:del w:id="43" w:author="BK" w:date="2026-07-27T11:15:00Z">
        <w:r>
          <w:rPr>
            <w:color w:val="4A4A49"/>
            <w:lang w:val="nl"/>
          </w:rPr>
          <w:delText xml:space="preserve"> </w:delText>
        </w:r>
      </w:del>
      <w:ins w:id="44" w:author="BK" w:date="2026-07-27T11:15:00Z">
        <w:r>
          <w:rPr>
            <w:color w:val="4A4A49"/>
            <w:lang w:val="nl"/>
          </w:rPr>
          <w:t>-</w:t>
        </w:r>
      </w:ins>
      <w:r>
        <w:rPr>
          <w:color w:val="4A4A49"/>
          <w:lang w:val="nl"/>
        </w:rPr>
        <w:t>notebook dat afbeeldingen reconstrueert zie</w:t>
      </w:r>
    </w:p>
    <w:p w14:paraId="06969F25" w14:textId="341D32B0" w:rsidR="00955098" w:rsidRPr="0055764C" w:rsidRDefault="00723ADF" w:rsidP="009E3302">
      <w:pPr>
        <w:pStyle w:val="Plattetekst"/>
        <w:spacing w:line="292" w:lineRule="auto"/>
        <w:ind w:left="1040" w:right="855"/>
        <w:rPr>
          <w:color w:val="4A4A49"/>
          <w:w w:val="105"/>
        </w:rPr>
      </w:pPr>
      <w:r>
        <w:rPr>
          <w:color w:val="4A4A49"/>
          <w:lang w:val="nl"/>
        </w:rPr>
        <w:t>https://github.com/Olsthoorn/tools/tree/master/analytic/Edelman.py</w:t>
      </w:r>
    </w:p>
    <w:p w14:paraId="3A2917A3" w14:textId="0CE9C028" w:rsidR="009E3302" w:rsidRPr="0055764C" w:rsidRDefault="009E3302" w:rsidP="00D300B9">
      <w:pPr>
        <w:pStyle w:val="Normaal"/>
        <w:sectPr w:rsidR="009E3302" w:rsidRPr="0055764C" w:rsidSect="009E3302">
          <w:footerReference w:type="even" r:id="rId12"/>
          <w:footerReference w:type="default" r:id="rId13"/>
          <w:pgSz w:w="9640" w:h="13610"/>
          <w:pgMar w:top="840" w:right="0" w:bottom="800" w:left="660" w:header="0" w:footer="611" w:gutter="0"/>
          <w:cols w:space="708"/>
        </w:sectPr>
      </w:pPr>
      <w:r>
        <w:rPr>
          <w:lang w:val="nl"/>
        </w:rPr>
        <w:t xml:space="preserve"> </w:t>
      </w:r>
    </w:p>
    <w:p w14:paraId="2D2AE0E7" w14:textId="5BBBBBAB" w:rsidR="004024E5" w:rsidRPr="0055764C" w:rsidRDefault="00D300B9">
      <w:pPr>
        <w:pStyle w:val="Plattetekst"/>
        <w:spacing w:before="4"/>
        <w:rPr>
          <w:rFonts w:ascii="Times New Roman"/>
        </w:rPr>
      </w:pPr>
      <w:r>
        <w:rPr>
          <w:noProof/>
          <w:lang w:val="nl"/>
        </w:rPr>
        <w:lastRenderedPageBreak/>
        <mc:AlternateContent>
          <mc:Choice Requires="wpg">
            <w:drawing>
              <wp:anchor distT="0" distB="0" distL="114300" distR="114300" simplePos="0" relativeHeight="251659264" behindDoc="0" locked="0" layoutInCell="1" allowOverlap="1" wp14:anchorId="4C1B6D9B" wp14:editId="5348AF05">
                <wp:simplePos x="0" y="0"/>
                <wp:positionH relativeFrom="page">
                  <wp:posOffset>419100</wp:posOffset>
                </wp:positionH>
                <wp:positionV relativeFrom="page">
                  <wp:posOffset>812165</wp:posOffset>
                </wp:positionV>
                <wp:extent cx="4860290" cy="3110230"/>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BB86E" w14:textId="77777777" w:rsidR="00D300B9" w:rsidRDefault="00D300B9" w:rsidP="00D300B9">
                              <w:pPr>
                                <w:spacing w:before="132"/>
                                <w:ind w:left="170"/>
                                <w:rPr>
                                  <w:rFonts w:ascii="Arial"/>
                                  <w:b/>
                                </w:rPr>
                              </w:pPr>
                              <w:r>
                                <w:rPr>
                                  <w:rFonts w:ascii="Arial" w:hAnsi="Arial"/>
                                  <w:b/>
                                  <w:bCs/>
                                  <w:color w:val="FFFFFF"/>
                                  <w:lang w:val="nl"/>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hAnsi="Arial"/>
                                  <w:color w:val="FFFFFF"/>
                                  <w:sz w:val="17"/>
                                  <w:lang w:val="nl"/>
                                </w:rPr>
                                <w:t>THEO OLSTHOORN</w:t>
                              </w:r>
                            </w:p>
                            <w:p w14:paraId="2A188DD3" w14:textId="77777777" w:rsidR="00D300B9" w:rsidRDefault="00D300B9" w:rsidP="00D300B9">
                              <w:pPr>
                                <w:ind w:left="170"/>
                                <w:rPr>
                                  <w:rFonts w:ascii="Arial"/>
                                  <w:sz w:val="17"/>
                                </w:rPr>
                              </w:pPr>
                              <w:r>
                                <w:rPr>
                                  <w:rFonts w:ascii="Arial" w:hAnsi="Arial"/>
                                  <w:color w:val="FFFFFF"/>
                                  <w:sz w:val="17"/>
                                  <w:lang w:val="nl"/>
                                </w:rPr>
                                <w:t>Emeritus Waternet / TUDelft</w:t>
                              </w:r>
                            </w:p>
                            <w:p w14:paraId="0B059DB7" w14:textId="77777777" w:rsidR="00D300B9" w:rsidRPr="009670FB" w:rsidRDefault="00D300B9" w:rsidP="00D300B9">
                              <w:pPr>
                                <w:spacing w:before="44" w:line="292" w:lineRule="auto"/>
                                <w:ind w:firstLine="170"/>
                                <w:rPr>
                                  <w:sz w:val="17"/>
                                </w:rPr>
                              </w:pPr>
                              <w:r>
                                <w:rPr>
                                  <w:color w:val="FFFFFF"/>
                                  <w:sz w:val="17"/>
                                  <w:lang w:val="nl"/>
                                </w:rPr>
                                <w:t>tolsthoorn@gmail.com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B6D9B" id="Group 3" o:spid="_x0000_s1026" style="position:absolute;margin-left:33pt;margin-top:63.95pt;width:382.7pt;height:244.9pt;z-index:251659264;mso-position-horizontal-relative:page;mso-position-vertical-relative:page" coordorigin="1700,850" coordsize="7654,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">
                <v:rect id="Rectangle 5" o:spid="_x0000_s1027" style="position:absolute;left:8787;top:3741;width:5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" stroked="f"/>
                <v:shapetype id="_x0000_t202" coordsize="21600,21600" o:spt="202" path="m,l,21600r21600,l21600,xe">
                  <v:stroke joinstyle="miter"/>
                  <v:path gradientshapeok="t" o:connecttype="rect"/>
                </v:shapetype>
                <v:shape id="Text Box 4" o:spid="_x0000_s1028" type="#_x0000_t202" style="position:absolute;left:1700;top:850;width:7087;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" fillcolor="#a0cbee" stroked="f">
                  <v:textbox inset="0,0,0,0">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r>
                          <w:rPr>
                            <w:rFonts w:ascii="Arial"/>
                            <w:color w:val="FFFFFF"/>
                            <w:sz w:val="17"/>
                          </w:rPr>
                          <w:t>Waternet /</w:t>
                        </w:r>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r>
                          <w:rPr>
                            <w:color w:val="FFFFFF"/>
                            <w:sz w:val="17"/>
                          </w:rPr>
                          <w:t>tolsthoorn@gmail.com</w:t>
                        </w:r>
                      </w:p>
                    </w:txbxContent>
                  </v:textbox>
                </v:shape>
                <w10:wrap anchorx="page" anchory="page"/>
              </v:group>
            </w:pict>
          </mc:Fallback>
        </mc:AlternateContent>
      </w:r>
    </w:p>
    <w:sectPr w:rsidR="004024E5" w:rsidRPr="0055764C">
      <w:footerReference w:type="even" r:id="rId14"/>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5358" w14:textId="77777777" w:rsidR="00C42207" w:rsidRDefault="00C42207">
      <w:r>
        <w:separator/>
      </w:r>
    </w:p>
  </w:endnote>
  <w:endnote w:type="continuationSeparator" w:id="0">
    <w:p w14:paraId="3E7527AA" w14:textId="77777777" w:rsidR="00C42207" w:rsidRDefault="00C42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A76" w14:textId="77777777" w:rsidR="009E3302" w:rsidRDefault="009E3302">
    <w:pPr>
      <w:pStyle w:val="Plattetekst"/>
      <w:spacing w:line="14" w:lineRule="auto"/>
      <w:rPr>
        <w:sz w:val="20"/>
      </w:rPr>
    </w:pPr>
    <w:r>
      <w:rPr>
        <w:noProof/>
        <w:lang w:val="nl"/>
      </w:rPr>
      <mc:AlternateContent>
        <mc:Choice Requires="wps">
          <w:drawing>
            <wp:anchor distT="0" distB="0" distL="114300" distR="114300" simplePos="0" relativeHeight="251657216" behindDoc="1" locked="0" layoutInCell="1" allowOverlap="1" wp14:anchorId="300CE30E" wp14:editId="796F63C7">
              <wp:simplePos x="0" y="0"/>
              <wp:positionH relativeFrom="page">
                <wp:posOffset>514350</wp:posOffset>
              </wp:positionH>
              <wp:positionV relativeFrom="page">
                <wp:posOffset>8112760</wp:posOffset>
              </wp:positionV>
              <wp:extent cx="163830" cy="142240"/>
              <wp:effectExtent l="0" t="0" r="0" b="0"/>
              <wp:wrapNone/>
              <wp:docPr id="2699703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57C9624" w14:textId="77777777" w:rsidR="009E3302" w:rsidRDefault="009E3302">
                          <w:pPr>
                            <w:spacing w:before="23"/>
                            <w:ind w:left="40"/>
                            <w:rPr>
                              <w:sz w:val="16"/>
                            </w:rPr>
                          </w:pPr>
                          <w:r>
                            <w:rPr>
                              <w:color w:val="3EA8CA"/>
                              <w:sz w:val="16"/>
                              <w:lang w:val="nl"/>
                            </w:rPr>
                            <w:fldChar w:fldCharType="begin"/>
                          </w:r>
                          <w:r>
                            <w:rPr>
                              <w:color w:val="3EA8CA"/>
                              <w:sz w:val="16"/>
                              <w:lang w:val="nl"/>
                            </w:rPr>
                            <w:instrText xml:space="preserve"> PAGE </w:instrText>
                          </w:r>
                          <w:r>
                            <w:rPr>
                              <w:color w:val="3EA8CA"/>
                              <w:sz w:val="16"/>
                              <w:lang w:val="nl"/>
                            </w:rPr>
                            <w:fldChar w:fldCharType="separate"/>
                          </w:r>
                          <w:r>
                            <w:rPr>
                              <w:lang w:val="nl"/>
                            </w:rPr>
                            <w:t>10</w:t>
                          </w:r>
                          <w:r>
                            <w:rPr>
                              <w:color w:val="3EA8CA"/>
                              <w:sz w:val="16"/>
                              <w:lang w:val="n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CE30E" id="_x0000_t202" coordsize="21600,21600" o:spt="202" path="m,l,21600r21600,l21600,xe">
              <v:stroke joinstyle="miter"/>
              <v:path gradientshapeok="t" o:connecttype="rect"/>
            </v:shapetype>
            <v:shape id="Text Box 17" o:spid="_x0000_s1029"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" filled="f" stroked="f">
              <v:textbox inset="0,0,0,0">
                <w:txbxContent>
                  <w:p w14:paraId="557C9624" w14:textId="77777777" w:rsidR="009E3302" w:rsidRDefault="009E3302">
                    <w:pPr>
                      <w:spacing w:before="23"/>
                      <w:ind w:left="40"/>
                      <w:rPr>
                        <w:sz w:val="16"/>
                      </w:rPr>
                    </w:pPr>
                    <w:r>
                      <w:rPr>
                        <w:color w:val="3EA8CA"/>
                        <w:sz w:val="16"/>
                      </w:rPr>
                      <w:fldChar w:fldCharType="begin"/>
                    </w:r>
                    <w:r>
                      <w:rPr>
                        <w:color w:val="3EA8CA"/>
                        <w:sz w:val="16"/>
                      </w:rPr>
                      <w:instrText xml:space="preserve"> PAGE </w:instrText>
                    </w:r>
                    <w:r>
                      <w:rPr>
                        <w:color w:val="3EA8CA"/>
                        <w:sz w:val="16"/>
                      </w:rPr>
                      <w:fldChar w:fldCharType="separate"/>
                    </w:r>
                    <w:r>
                      <w:t>10</w:t>
                    </w:r>
                    <w:r>
                      <w:rPr>
                        <w:color w:val="3EA8CA"/>
                        <w:sz w:val="16"/>
                      </w:rPr>
                      <w:fldChar w:fldCharType="end"/>
                    </w:r>
                  </w:p>
                </w:txbxContent>
              </v:textbox>
              <w10:wrap anchorx="page" anchory="page"/>
            </v:shape>
          </w:pict>
        </mc:Fallback>
      </mc:AlternateContent>
    </w:r>
    <w:r>
      <w:rPr>
        <w:noProof/>
        <w:lang w:val="nl"/>
      </w:rPr>
      <mc:AlternateContent>
        <mc:Choice Requires="wps">
          <w:drawing>
            <wp:anchor distT="0" distB="0" distL="114300" distR="114300" simplePos="0" relativeHeight="251659264" behindDoc="1" locked="0" layoutInCell="1" allowOverlap="1" wp14:anchorId="4153C560" wp14:editId="45C7C5EC">
              <wp:simplePos x="0" y="0"/>
              <wp:positionH relativeFrom="page">
                <wp:posOffset>3818890</wp:posOffset>
              </wp:positionH>
              <wp:positionV relativeFrom="page">
                <wp:posOffset>8112760</wp:posOffset>
              </wp:positionV>
              <wp:extent cx="1234440" cy="142240"/>
              <wp:effectExtent l="0" t="0" r="0" b="0"/>
              <wp:wrapNone/>
              <wp:docPr id="1282507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290A5B41" w14:textId="3AD65659" w:rsidR="009E3302" w:rsidRDefault="009E3302">
                          <w:pPr>
                            <w:spacing w:before="23"/>
                            <w:ind w:left="20"/>
                            <w:rPr>
                              <w:rFonts w:ascii="Arial"/>
                              <w:sz w:val="16"/>
                            </w:rPr>
                          </w:pPr>
                          <w:r>
                            <w:rPr>
                              <w:rFonts w:ascii="Arial" w:hAnsi="Arial"/>
                              <w:color w:val="3EA8CA"/>
                              <w:sz w:val="16"/>
                              <w:lang w:val="nl"/>
                            </w:rPr>
                            <w:t xml:space="preserve">Stromingen 2026 (32), nr </w:t>
                          </w:r>
                          <w:del w:id="45" w:author="BK" w:date="2026-07-27T11:15:00Z">
                            <w:r>
                              <w:rPr>
                                <w:rFonts w:ascii="Arial" w:hAnsi="Arial"/>
                                <w:color w:val="3EA8CA"/>
                                <w:sz w:val="16"/>
                                <w:lang w:val="nl"/>
                              </w:rPr>
                              <w:delText>?</w:delText>
                            </w:r>
                          </w:del>
                          <w:ins w:id="46" w:author="BK" w:date="2026-07-27T11:15:00Z">
                            <w:r>
                              <w:rPr>
                                <w:rFonts w:ascii="Arial" w:hAnsi="Arial"/>
                                <w:color w:val="3EA8CA"/>
                                <w:sz w:val="16"/>
                                <w:lang w:val="nl"/>
                              </w:rPr>
                              <w:t>2</w:t>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3C560" id="Text Box 15" o:spid="_x0000_s1030" type="#_x0000_t202" style="position:absolute;margin-left:300.7pt;margin-top:638.8pt;width:97.2pt;height:1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" filled="f" stroked="f">
              <v:textbox inset="0,0,0,0">
                <w:txbxContent>
                  <w:p w14:paraId="290A5B41" w14:textId="3AD65659" w:rsidR="009E3302" w:rsidRDefault="009E3302">
                    <w:pPr>
                      <w:spacing w:before="23"/>
                      <w:ind w:left="20"/>
                      <w:rPr>
                        <w:rFonts w:ascii="Arial"/>
                        <w:sz w:val="16"/>
                      </w:rPr>
                    </w:pPr>
                    <w:r>
                      <w:rPr>
                        <w:rFonts w:ascii="Arial"/>
                        <w:color w:val="3EA8CA"/>
                        <w:sz w:val="16"/>
                      </w:rPr>
                      <w:t xml:space="preserve">Stromingen </w:t>
                    </w:r>
                    <w:r>
                      <w:rPr>
                        <w:rFonts w:ascii="Arial"/>
                        <w:color w:val="3EA8CA"/>
                        <w:sz w:val="16"/>
                      </w:rPr>
                      <w:t>2026</w:t>
                    </w:r>
                    <w:r>
                      <w:rPr>
                        <w:rFonts w:ascii="Arial"/>
                        <w:color w:val="3EA8CA"/>
                        <w:sz w:val="16"/>
                      </w:rPr>
                      <w:t xml:space="preserve"> (</w:t>
                    </w:r>
                    <w:r>
                      <w:rPr>
                        <w:rFonts w:ascii="Arial"/>
                        <w:color w:val="3EA8CA"/>
                        <w:sz w:val="16"/>
                      </w:rPr>
                      <w:t>3</w:t>
                    </w:r>
                    <w:r>
                      <w:rPr>
                        <w:rFonts w:ascii="Arial"/>
                        <w:color w:val="3EA8CA"/>
                        <w:sz w:val="16"/>
                      </w:rPr>
                      <w:t xml:space="preserve">2), </w:t>
                    </w:r>
                    <w:r>
                      <w:rPr>
                        <w:rFonts w:ascii="Arial"/>
                        <w:color w:val="3EA8CA"/>
                        <w:sz w:val="16"/>
                      </w:rPr>
                      <w:t>n</w:t>
                    </w:r>
                    <w:r>
                      <w:rPr>
                        <w:rFonts w:ascii="Arial"/>
                        <w:color w:val="3EA8CA"/>
                        <w:sz w:val="16"/>
                      </w:rPr>
                      <w:t>r</w:t>
                    </w:r>
                    <w:r>
                      <w:rPr>
                        <w:rFonts w:ascii="Arial"/>
                        <w:color w:val="3EA8CA"/>
                        <w:sz w:val="16"/>
                      </w:rPr>
                      <w:t xml:space="preserve"> </w:t>
                    </w:r>
                    <w:r>
                      <w:rPr>
                        <w:rFonts w:ascii="Arial"/>
                        <w:color w:val="3EA8CA"/>
                        <w:sz w:val="16"/>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A317" w14:textId="77777777" w:rsidR="009E3302" w:rsidRDefault="009E3302">
    <w:pPr>
      <w:pStyle w:val="Plattetekst"/>
      <w:spacing w:line="14" w:lineRule="auto"/>
      <w:rPr>
        <w:sz w:val="20"/>
      </w:rPr>
    </w:pPr>
    <w:r>
      <w:rPr>
        <w:noProof/>
        <w:lang w:val="nl"/>
      </w:rPr>
      <mc:AlternateContent>
        <mc:Choice Requires="wps">
          <w:drawing>
            <wp:anchor distT="0" distB="0" distL="114300" distR="114300" simplePos="0" relativeHeight="251658240" behindDoc="1" locked="0" layoutInCell="1" allowOverlap="1" wp14:anchorId="123E9D28" wp14:editId="071FBF0F">
              <wp:simplePos x="0" y="0"/>
              <wp:positionH relativeFrom="page">
                <wp:posOffset>5441315</wp:posOffset>
              </wp:positionH>
              <wp:positionV relativeFrom="page">
                <wp:posOffset>8112760</wp:posOffset>
              </wp:positionV>
              <wp:extent cx="163830" cy="142240"/>
              <wp:effectExtent l="0" t="0" r="0" b="0"/>
              <wp:wrapNone/>
              <wp:docPr id="30370746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1C00C49B" w14:textId="77777777" w:rsidR="009E3302" w:rsidRDefault="009E3302">
                          <w:pPr>
                            <w:spacing w:before="23"/>
                            <w:ind w:left="40"/>
                            <w:rPr>
                              <w:sz w:val="16"/>
                            </w:rPr>
                          </w:pPr>
                          <w:r>
                            <w:rPr>
                              <w:color w:val="3EA8CA"/>
                              <w:sz w:val="16"/>
                              <w:lang w:val="nl"/>
                            </w:rPr>
                            <w:fldChar w:fldCharType="begin"/>
                          </w:r>
                          <w:r>
                            <w:rPr>
                              <w:color w:val="3EA8CA"/>
                              <w:sz w:val="16"/>
                              <w:lang w:val="nl"/>
                            </w:rPr>
                            <w:instrText xml:space="preserve"> PAGE </w:instrText>
                          </w:r>
                          <w:r>
                            <w:rPr>
                              <w:color w:val="3EA8CA"/>
                              <w:sz w:val="16"/>
                              <w:lang w:val="nl"/>
                            </w:rPr>
                            <w:fldChar w:fldCharType="separate"/>
                          </w:r>
                          <w:r>
                            <w:rPr>
                              <w:lang w:val="nl"/>
                            </w:rPr>
                            <w:t>11</w:t>
                          </w:r>
                          <w:r>
                            <w:rPr>
                              <w:color w:val="3EA8CA"/>
                              <w:sz w:val="16"/>
                              <w:lang w:val="n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E9D28" id="_x0000_t202" coordsize="21600,21600" o:spt="202" path="m,l,21600r21600,l21600,xe">
              <v:stroke joinstyle="miter"/>
              <v:path gradientshapeok="t" o:connecttype="rect"/>
            </v:shapetype>
            <v:shape id="Text Box 13" o:spid="_x0000_s1031" type="#_x0000_t202" style="position:absolute;margin-left:428.45pt;margin-top:638.8pt;width:12.9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" filled="f" stroked="f">
              <v:textbox inset="0,0,0,0">
                <w:txbxContent>
                  <w:p w14:paraId="1C00C49B" w14:textId="77777777" w:rsidR="009E3302" w:rsidRDefault="009E3302">
                    <w:pPr>
                      <w:spacing w:before="23"/>
                      <w:ind w:left="40"/>
                      <w:rPr>
                        <w:sz w:val="16"/>
                      </w:rPr>
                    </w:pPr>
                    <w:r>
                      <w:rPr>
                        <w:color w:val="3EA8CA"/>
                        <w:sz w:val="16"/>
                      </w:rPr>
                      <w:fldChar w:fldCharType="begin"/>
                    </w:r>
                    <w:r>
                      <w:rPr>
                        <w:color w:val="3EA8CA"/>
                        <w:sz w:val="16"/>
                      </w:rPr>
                      <w:instrText xml:space="preserve"> PAGE </w:instrText>
                    </w:r>
                    <w:r>
                      <w:rPr>
                        <w:color w:val="3EA8CA"/>
                        <w:sz w:val="16"/>
                      </w:rPr>
                      <w:fldChar w:fldCharType="separate"/>
                    </w:r>
                    <w:r>
                      <w:t>11</w:t>
                    </w:r>
                    <w:r>
                      <w:rPr>
                        <w:color w:val="3EA8CA"/>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9EF6" w14:textId="77777777" w:rsidR="00ED6E6A" w:rsidRDefault="000D1670">
    <w:pPr>
      <w:pStyle w:val="Plattetekst"/>
      <w:spacing w:line="14" w:lineRule="auto"/>
      <w:rPr>
        <w:sz w:val="2"/>
      </w:rPr>
    </w:pPr>
    <w:r>
      <w:rPr>
        <w:noProof/>
        <w:lang w:val="nl"/>
      </w:rPr>
      <mc:AlternateContent>
        <mc:Choice Requires="wps">
          <w:drawing>
            <wp:anchor distT="0" distB="0" distL="114300" distR="114300" simplePos="0" relativeHeight="251656192" behindDoc="1" locked="0" layoutInCell="1" allowOverlap="1" wp14:anchorId="17948746" wp14:editId="3816474C">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D0591"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&#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EB97" w14:textId="77777777" w:rsidR="00C42207" w:rsidRDefault="00C42207">
      <w:r>
        <w:separator/>
      </w:r>
    </w:p>
  </w:footnote>
  <w:footnote w:type="continuationSeparator" w:id="0">
    <w:p w14:paraId="7AD64BFA" w14:textId="77777777" w:rsidR="00C42207" w:rsidRDefault="00C42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428D6097"/>
    <w:multiLevelType w:val="hybridMultilevel"/>
    <w:tmpl w:val="79D69524"/>
    <w:lvl w:ilvl="0" w:tplc="562AFBB8">
      <w:numFmt w:val="bullet"/>
      <w:lvlText w:val=""/>
      <w:lvlJc w:val="left"/>
      <w:pPr>
        <w:ind w:left="1400" w:hanging="360"/>
      </w:pPr>
      <w:rPr>
        <w:rFonts w:ascii="Symbol" w:eastAsia="Times New Roman" w:hAnsi="Symbol" w:cs="Trebuchet M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500E66EC"/>
    <w:multiLevelType w:val="hybridMultilevel"/>
    <w:tmpl w:val="82DE0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5" w15:restartNumberingAfterBreak="0">
    <w:nsid w:val="525129AB"/>
    <w:multiLevelType w:val="hybridMultilevel"/>
    <w:tmpl w:val="40F6A702"/>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7" w15:restartNumberingAfterBreak="0">
    <w:nsid w:val="5BAA584A"/>
    <w:multiLevelType w:val="hybridMultilevel"/>
    <w:tmpl w:val="51B64BC6"/>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 w15:restartNumberingAfterBreak="0">
    <w:nsid w:val="66D8321C"/>
    <w:multiLevelType w:val="hybridMultilevel"/>
    <w:tmpl w:val="3294AEB6"/>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9" w15:restartNumberingAfterBreak="0">
    <w:nsid w:val="76E45BA0"/>
    <w:multiLevelType w:val="hybridMultilevel"/>
    <w:tmpl w:val="8F7E4136"/>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0"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6"/>
  </w:num>
  <w:num w:numId="2" w16cid:durableId="1169056947">
    <w:abstractNumId w:val="0"/>
  </w:num>
  <w:num w:numId="3" w16cid:durableId="1824195462">
    <w:abstractNumId w:val="10"/>
  </w:num>
  <w:num w:numId="4" w16cid:durableId="1579898051">
    <w:abstractNumId w:val="1"/>
  </w:num>
  <w:num w:numId="5" w16cid:durableId="361394680">
    <w:abstractNumId w:val="4"/>
  </w:num>
  <w:num w:numId="6" w16cid:durableId="122961616">
    <w:abstractNumId w:val="8"/>
  </w:num>
  <w:num w:numId="7" w16cid:durableId="1575311960">
    <w:abstractNumId w:val="2"/>
  </w:num>
  <w:num w:numId="8" w16cid:durableId="1725057034">
    <w:abstractNumId w:val="9"/>
  </w:num>
  <w:num w:numId="9" w16cid:durableId="1461923705">
    <w:abstractNumId w:val="7"/>
  </w:num>
  <w:num w:numId="10" w16cid:durableId="302395556">
    <w:abstractNumId w:val="3"/>
  </w:num>
  <w:num w:numId="11" w16cid:durableId="14043753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dacteur2">
    <w15:presenceInfo w15:providerId="None" w15:userId="Redacteur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trackRevisions/>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62"/>
    <w:rsid w:val="00005FAF"/>
    <w:rsid w:val="000132F9"/>
    <w:rsid w:val="00067D3C"/>
    <w:rsid w:val="000A32A2"/>
    <w:rsid w:val="000A7230"/>
    <w:rsid w:val="000B4A08"/>
    <w:rsid w:val="000D1670"/>
    <w:rsid w:val="000D2F48"/>
    <w:rsid w:val="000E790C"/>
    <w:rsid w:val="000F28E1"/>
    <w:rsid w:val="000F6A91"/>
    <w:rsid w:val="001139E8"/>
    <w:rsid w:val="00130845"/>
    <w:rsid w:val="00153631"/>
    <w:rsid w:val="00161FF3"/>
    <w:rsid w:val="001A2FF9"/>
    <w:rsid w:val="001A78A0"/>
    <w:rsid w:val="001B4ABC"/>
    <w:rsid w:val="001D5EB7"/>
    <w:rsid w:val="002257D9"/>
    <w:rsid w:val="0023538F"/>
    <w:rsid w:val="0023624E"/>
    <w:rsid w:val="00284962"/>
    <w:rsid w:val="002B0FA2"/>
    <w:rsid w:val="002D6F33"/>
    <w:rsid w:val="002F20B0"/>
    <w:rsid w:val="002F48B0"/>
    <w:rsid w:val="0031771D"/>
    <w:rsid w:val="0032240C"/>
    <w:rsid w:val="00324CBA"/>
    <w:rsid w:val="003401DD"/>
    <w:rsid w:val="0034591B"/>
    <w:rsid w:val="00350CAE"/>
    <w:rsid w:val="00354E48"/>
    <w:rsid w:val="003905EA"/>
    <w:rsid w:val="003F1534"/>
    <w:rsid w:val="003F4B0B"/>
    <w:rsid w:val="004024E5"/>
    <w:rsid w:val="00417CDA"/>
    <w:rsid w:val="00421DBE"/>
    <w:rsid w:val="00435901"/>
    <w:rsid w:val="0044569B"/>
    <w:rsid w:val="00454EB8"/>
    <w:rsid w:val="00461BE5"/>
    <w:rsid w:val="00477269"/>
    <w:rsid w:val="00496BBC"/>
    <w:rsid w:val="004A20FC"/>
    <w:rsid w:val="004A46DE"/>
    <w:rsid w:val="004C0F81"/>
    <w:rsid w:val="004F503B"/>
    <w:rsid w:val="00500EFF"/>
    <w:rsid w:val="00522C08"/>
    <w:rsid w:val="005330E0"/>
    <w:rsid w:val="00552A65"/>
    <w:rsid w:val="0055764C"/>
    <w:rsid w:val="00564B3C"/>
    <w:rsid w:val="00571D27"/>
    <w:rsid w:val="00572D70"/>
    <w:rsid w:val="00580046"/>
    <w:rsid w:val="00591C3E"/>
    <w:rsid w:val="00595399"/>
    <w:rsid w:val="00596AEA"/>
    <w:rsid w:val="005A2AD2"/>
    <w:rsid w:val="005B1DAC"/>
    <w:rsid w:val="005B1E1F"/>
    <w:rsid w:val="005C2595"/>
    <w:rsid w:val="005D5E28"/>
    <w:rsid w:val="005D6824"/>
    <w:rsid w:val="006355B9"/>
    <w:rsid w:val="00637D98"/>
    <w:rsid w:val="00640951"/>
    <w:rsid w:val="00676F26"/>
    <w:rsid w:val="00686EE3"/>
    <w:rsid w:val="0069542B"/>
    <w:rsid w:val="006A3C06"/>
    <w:rsid w:val="006D3CD6"/>
    <w:rsid w:val="006F281F"/>
    <w:rsid w:val="00704F29"/>
    <w:rsid w:val="00712C0D"/>
    <w:rsid w:val="00723ADF"/>
    <w:rsid w:val="00733C8D"/>
    <w:rsid w:val="00733C90"/>
    <w:rsid w:val="00735C17"/>
    <w:rsid w:val="00742035"/>
    <w:rsid w:val="00777527"/>
    <w:rsid w:val="00780A45"/>
    <w:rsid w:val="00784A71"/>
    <w:rsid w:val="00785238"/>
    <w:rsid w:val="00785746"/>
    <w:rsid w:val="00791EDC"/>
    <w:rsid w:val="00793114"/>
    <w:rsid w:val="007B2F88"/>
    <w:rsid w:val="007D1C11"/>
    <w:rsid w:val="007D1EEA"/>
    <w:rsid w:val="00815DDB"/>
    <w:rsid w:val="00843C5C"/>
    <w:rsid w:val="00855D46"/>
    <w:rsid w:val="00856E78"/>
    <w:rsid w:val="00860744"/>
    <w:rsid w:val="008704CB"/>
    <w:rsid w:val="008A6565"/>
    <w:rsid w:val="008E4804"/>
    <w:rsid w:val="00945C38"/>
    <w:rsid w:val="00952D6F"/>
    <w:rsid w:val="00954B66"/>
    <w:rsid w:val="00955098"/>
    <w:rsid w:val="009670FB"/>
    <w:rsid w:val="00997195"/>
    <w:rsid w:val="009D11CA"/>
    <w:rsid w:val="009E3302"/>
    <w:rsid w:val="00A01FB0"/>
    <w:rsid w:val="00A04DF5"/>
    <w:rsid w:val="00A15C56"/>
    <w:rsid w:val="00A24117"/>
    <w:rsid w:val="00A25FB1"/>
    <w:rsid w:val="00A26AC0"/>
    <w:rsid w:val="00A34100"/>
    <w:rsid w:val="00A36B8C"/>
    <w:rsid w:val="00A41CEB"/>
    <w:rsid w:val="00A5072F"/>
    <w:rsid w:val="00A65603"/>
    <w:rsid w:val="00A71897"/>
    <w:rsid w:val="00AA1B6C"/>
    <w:rsid w:val="00AB3F33"/>
    <w:rsid w:val="00AB7EC9"/>
    <w:rsid w:val="00AD62E5"/>
    <w:rsid w:val="00AE388B"/>
    <w:rsid w:val="00AE44CC"/>
    <w:rsid w:val="00AE6104"/>
    <w:rsid w:val="00AE797D"/>
    <w:rsid w:val="00B1796C"/>
    <w:rsid w:val="00B27A85"/>
    <w:rsid w:val="00B30152"/>
    <w:rsid w:val="00B47970"/>
    <w:rsid w:val="00B56B8C"/>
    <w:rsid w:val="00B71662"/>
    <w:rsid w:val="00B93A62"/>
    <w:rsid w:val="00B94C50"/>
    <w:rsid w:val="00B94C91"/>
    <w:rsid w:val="00BE4E44"/>
    <w:rsid w:val="00BF7FD5"/>
    <w:rsid w:val="00C3298D"/>
    <w:rsid w:val="00C335A3"/>
    <w:rsid w:val="00C42207"/>
    <w:rsid w:val="00CB5811"/>
    <w:rsid w:val="00CD1753"/>
    <w:rsid w:val="00CE2268"/>
    <w:rsid w:val="00CF2851"/>
    <w:rsid w:val="00D0130A"/>
    <w:rsid w:val="00D21041"/>
    <w:rsid w:val="00D23D5C"/>
    <w:rsid w:val="00D2708D"/>
    <w:rsid w:val="00D2794E"/>
    <w:rsid w:val="00D300B9"/>
    <w:rsid w:val="00D7026C"/>
    <w:rsid w:val="00D826FE"/>
    <w:rsid w:val="00D93BFB"/>
    <w:rsid w:val="00DB28ED"/>
    <w:rsid w:val="00DC3124"/>
    <w:rsid w:val="00DD093E"/>
    <w:rsid w:val="00DE35E3"/>
    <w:rsid w:val="00DF29FF"/>
    <w:rsid w:val="00DF6182"/>
    <w:rsid w:val="00E05656"/>
    <w:rsid w:val="00E30BA8"/>
    <w:rsid w:val="00E33308"/>
    <w:rsid w:val="00E4721C"/>
    <w:rsid w:val="00E47978"/>
    <w:rsid w:val="00E60627"/>
    <w:rsid w:val="00E821E1"/>
    <w:rsid w:val="00E8452B"/>
    <w:rsid w:val="00E913FF"/>
    <w:rsid w:val="00E9422E"/>
    <w:rsid w:val="00EA3D03"/>
    <w:rsid w:val="00EC4107"/>
    <w:rsid w:val="00ED6E6A"/>
    <w:rsid w:val="00EE15FC"/>
    <w:rsid w:val="00EF3A71"/>
    <w:rsid w:val="00EF5E1F"/>
    <w:rsid w:val="00F02E9F"/>
    <w:rsid w:val="00F03485"/>
    <w:rsid w:val="00F178B2"/>
    <w:rsid w:val="00F24DD0"/>
    <w:rsid w:val="00F40BA3"/>
    <w:rsid w:val="00F42F8B"/>
    <w:rsid w:val="00F4346E"/>
    <w:rsid w:val="00F82CB9"/>
    <w:rsid w:val="00F87B7E"/>
    <w:rsid w:val="00FB2589"/>
    <w:rsid w:val="00FD0C16"/>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8C104"/>
  <w14:defaultImageDpi w14:val="0"/>
  <w15:docId w15:val="{FA5C489A-EF76-E44D-A61C-7317F11E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autoSpaceDE w:val="0"/>
      <w:autoSpaceDN w:val="0"/>
    </w:pPr>
    <w:rPr>
      <w:rFonts w:ascii="Trebuchet MS" w:hAnsi="Trebuchet MS" w:cs="Trebuchet MS"/>
      <w:lang w:val="nl-NL" w:eastAsia="nl-NL"/>
    </w:rPr>
  </w:style>
  <w:style w:type="paragraph" w:styleId="Kop1">
    <w:name w:val="heading 1"/>
    <w:basedOn w:val="Standaard"/>
    <w:link w:val="Kop1Char"/>
    <w:uiPriority w:val="9"/>
    <w:pPr>
      <w:ind w:left="190"/>
      <w:outlineLvl w:val="0"/>
    </w:pPr>
    <w:rPr>
      <w:rFonts w:ascii="Arial" w:hAnsi="Arial" w:cs="Arial"/>
      <w:b/>
      <w:bCs/>
    </w:rPr>
  </w:style>
  <w:style w:type="paragraph" w:styleId="Kop2">
    <w:name w:val="heading 2"/>
    <w:basedOn w:val="Standaard"/>
    <w:link w:val="Kop2Char"/>
    <w:uiPriority w:val="9"/>
    <w:unhideWhenUsed/>
    <w:pPr>
      <w:ind w:left="190"/>
      <w:outlineLvl w:val="1"/>
    </w:pPr>
    <w:rPr>
      <w:rFonts w:ascii="Arial" w:hAnsi="Arial" w:cs="Arial"/>
      <w:b/>
      <w:bCs/>
      <w:i/>
      <w:sz w:val="17"/>
      <w:szCs w:val="17"/>
    </w:rPr>
  </w:style>
  <w:style w:type="paragraph" w:styleId="Kop3">
    <w:name w:val="heading 3"/>
    <w:basedOn w:val="Standaard"/>
    <w:next w:val="Standaard"/>
    <w:link w:val="Kop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355B9"/>
    <w:rPr>
      <w:rFonts w:ascii="Arial" w:eastAsia="Times New Roman" w:hAnsi="Arial" w:cs="Arial"/>
      <w:b/>
      <w:bCs/>
      <w:lang w:val="nl-NL" w:eastAsia="nl-NL"/>
    </w:rPr>
  </w:style>
  <w:style w:type="character" w:customStyle="1" w:styleId="Kop2Char">
    <w:name w:val="Kop 2 Char"/>
    <w:basedOn w:val="Standaardalinea-lettertype"/>
    <w:link w:val="Kop2"/>
    <w:uiPriority w:val="9"/>
    <w:semiHidden/>
    <w:rPr>
      <w:rFonts w:asciiTheme="majorHAnsi" w:eastAsiaTheme="majorEastAsia" w:hAnsiTheme="majorHAnsi" w:cstheme="majorBidi"/>
      <w:b/>
      <w:bCs/>
      <w:i/>
      <w:iCs/>
      <w:sz w:val="28"/>
      <w:szCs w:val="28"/>
      <w:lang w:val="nl-NL" w:eastAsia="nl-NL"/>
    </w:rPr>
  </w:style>
  <w:style w:type="character" w:customStyle="1" w:styleId="Kop3Char">
    <w:name w:val="Kop 3 Char"/>
    <w:basedOn w:val="Standaardalinea-lettertype"/>
    <w:link w:val="Kop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Plattetekst">
    <w:name w:val="Body Text"/>
    <w:basedOn w:val="Standaard"/>
    <w:link w:val="PlattetekstChar"/>
    <w:uiPriority w:val="1"/>
    <w:qFormat/>
    <w:rPr>
      <w:sz w:val="17"/>
      <w:szCs w:val="17"/>
    </w:rPr>
  </w:style>
  <w:style w:type="character" w:customStyle="1" w:styleId="PlattetekstChar">
    <w:name w:val="Platte tekst Char"/>
    <w:basedOn w:val="Standaardalinea-lettertype"/>
    <w:link w:val="Plattetekst"/>
    <w:uiPriority w:val="1"/>
    <w:rsid w:val="00784A71"/>
    <w:rPr>
      <w:rFonts w:ascii="Trebuchet MS" w:eastAsia="Times New Roman" w:hAnsi="Trebuchet MS" w:cs="Trebuchet MS"/>
      <w:sz w:val="17"/>
      <w:szCs w:val="17"/>
      <w:lang w:val="nl-NL" w:eastAsia="nl-NL"/>
    </w:rPr>
  </w:style>
  <w:style w:type="paragraph" w:styleId="Lijstalinea">
    <w:name w:val="List Paragraph"/>
    <w:basedOn w:val="Standaard"/>
    <w:uiPriority w:val="1"/>
    <w:qFormat/>
  </w:style>
  <w:style w:type="paragraph" w:customStyle="1" w:styleId="TableParagraph">
    <w:name w:val="Table Paragraph"/>
    <w:basedOn w:val="Standaard"/>
    <w:uiPriority w:val="1"/>
    <w:qFormat/>
    <w:pPr>
      <w:spacing w:before="30"/>
      <w:ind w:left="351" w:right="343"/>
      <w:jc w:val="center"/>
    </w:pPr>
  </w:style>
  <w:style w:type="paragraph" w:customStyle="1" w:styleId="Figuuronderschrift">
    <w:name w:val="Figuuronderschrift"/>
    <w:basedOn w:val="Standaard"/>
    <w:next w:val="Standaard"/>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Standaardalinea-lettertype"/>
    <w:uiPriority w:val="99"/>
    <w:unhideWhenUsed/>
    <w:rsid w:val="00E30BA8"/>
    <w:rPr>
      <w:rFonts w:cs="Times New Roman"/>
      <w:color w:val="0000FF"/>
      <w:u w:val="single"/>
    </w:rPr>
  </w:style>
  <w:style w:type="paragraph" w:customStyle="1" w:styleId="Titel1">
    <w:name w:val="Titel1"/>
    <w:basedOn w:val="Standaard"/>
    <w:link w:val="TitelChar"/>
    <w:rsid w:val="00784A71"/>
    <w:pPr>
      <w:spacing w:line="417" w:lineRule="exact"/>
      <w:ind w:left="190"/>
    </w:pPr>
    <w:rPr>
      <w:rFonts w:ascii="Arial"/>
      <w:b/>
      <w:color w:val="3EA8CA"/>
      <w:sz w:val="36"/>
    </w:rPr>
  </w:style>
  <w:style w:type="paragraph" w:customStyle="1" w:styleId="Ondertitel1">
    <w:name w:val="Ondertitel1"/>
    <w:basedOn w:val="Plattetekst"/>
    <w:link w:val="OndertitelChar"/>
    <w:rsid w:val="00784A71"/>
    <w:pPr>
      <w:ind w:left="190"/>
    </w:pPr>
    <w:rPr>
      <w:rFonts w:ascii="Arial"/>
      <w:color w:val="A0CBEE"/>
    </w:rPr>
  </w:style>
  <w:style w:type="character" w:customStyle="1" w:styleId="TitelChar">
    <w:name w:val="Titel Char"/>
    <w:basedOn w:val="Standaardalinea-lettertype"/>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Standaard"/>
    <w:link w:val="AbstractChar"/>
    <w:qFormat/>
    <w:rsid w:val="00784A71"/>
    <w:pPr>
      <w:spacing w:line="309" w:lineRule="auto"/>
      <w:ind w:left="190" w:right="1700"/>
    </w:pPr>
    <w:rPr>
      <w:i/>
      <w:color w:val="4A4A49"/>
      <w:w w:val="110"/>
      <w:sz w:val="16"/>
    </w:rPr>
  </w:style>
  <w:style w:type="character" w:customStyle="1" w:styleId="OndertitelChar">
    <w:name w:val="Ondertitel Char"/>
    <w:basedOn w:val="PlattetekstChar"/>
    <w:link w:val="Ondertitel1"/>
    <w:rsid w:val="00784A71"/>
    <w:rPr>
      <w:rFonts w:ascii="Arial" w:eastAsia="Times New Roman" w:hAnsi="Trebuchet MS" w:cs="Trebuchet MS"/>
      <w:color w:val="A0CBEE"/>
      <w:sz w:val="17"/>
      <w:szCs w:val="17"/>
      <w:lang w:val="nl-NL" w:eastAsia="nl-NL"/>
    </w:rPr>
  </w:style>
  <w:style w:type="paragraph" w:customStyle="1" w:styleId="Kop10">
    <w:name w:val="Kop1"/>
    <w:basedOn w:val="Kop1"/>
    <w:link w:val="Kop1Char0"/>
    <w:qFormat/>
    <w:rsid w:val="00712C0D"/>
    <w:pPr>
      <w:spacing w:before="240" w:after="120"/>
      <w:ind w:left="1037"/>
    </w:pPr>
    <w:rPr>
      <w:color w:val="3EA8CA"/>
    </w:rPr>
  </w:style>
  <w:style w:type="character" w:customStyle="1" w:styleId="AbstractChar">
    <w:name w:val="Abstract Char"/>
    <w:basedOn w:val="Standaardalinea-lettertype"/>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Plattetekst"/>
    <w:link w:val="NormaalChar"/>
    <w:qFormat/>
    <w:rsid w:val="00712C0D"/>
    <w:pPr>
      <w:spacing w:after="120" w:line="293" w:lineRule="auto"/>
      <w:ind w:left="1037" w:right="850"/>
    </w:pPr>
    <w:rPr>
      <w:color w:val="4A4A49"/>
      <w:w w:val="105"/>
    </w:rPr>
  </w:style>
  <w:style w:type="character" w:customStyle="1" w:styleId="Kop1Char0">
    <w:name w:val="Kop1 Char"/>
    <w:basedOn w:val="Kop1Char"/>
    <w:link w:val="Kop10"/>
    <w:rsid w:val="00712C0D"/>
    <w:rPr>
      <w:rFonts w:ascii="Arial" w:eastAsia="Times New Roman" w:hAnsi="Arial" w:cs="Arial"/>
      <w:b/>
      <w:bCs/>
      <w:color w:val="3EA8CA"/>
      <w:lang w:val="nl-NL" w:eastAsia="nl-NL"/>
    </w:rPr>
  </w:style>
  <w:style w:type="paragraph" w:customStyle="1" w:styleId="Onderschrift">
    <w:name w:val="Onderschrift"/>
    <w:basedOn w:val="Standaard"/>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PlattetekstChar"/>
    <w:link w:val="Normaal"/>
    <w:rsid w:val="00712C0D"/>
    <w:rPr>
      <w:rFonts w:ascii="Trebuchet MS" w:eastAsia="Times New Roman" w:hAnsi="Trebuchet MS" w:cs="Trebuchet MS"/>
      <w:color w:val="4A4A49"/>
      <w:w w:val="105"/>
      <w:sz w:val="17"/>
      <w:szCs w:val="17"/>
      <w:lang w:val="nl-NL" w:eastAsia="nl-NL"/>
    </w:rPr>
  </w:style>
  <w:style w:type="paragraph" w:styleId="Bijschrift">
    <w:name w:val="caption"/>
    <w:basedOn w:val="Onderschrift"/>
    <w:next w:val="Onderschrift"/>
    <w:uiPriority w:val="35"/>
    <w:unhideWhenUsed/>
    <w:qFormat/>
    <w:rsid w:val="0055764C"/>
    <w:pPr>
      <w:spacing w:after="120"/>
      <w:ind w:left="994"/>
    </w:pPr>
  </w:style>
  <w:style w:type="character" w:customStyle="1" w:styleId="OnderschriftChar">
    <w:name w:val="Onderschrift Char"/>
    <w:basedOn w:val="Standaardalinea-lettertype"/>
    <w:link w:val="Onderschrift"/>
    <w:rsid w:val="002F20B0"/>
    <w:rPr>
      <w:rFonts w:ascii="Trebuchet MS" w:eastAsia="Times New Roman" w:hAnsi="Trebuchet MS" w:cs="Trebuchet MS"/>
      <w:i/>
      <w:color w:val="3EA8CA"/>
      <w:w w:val="110"/>
      <w:sz w:val="15"/>
      <w:lang w:val="nl-NL" w:eastAsia="nl-NL"/>
    </w:rPr>
  </w:style>
  <w:style w:type="paragraph" w:customStyle="1" w:styleId="Kop20">
    <w:name w:val="Kop2"/>
    <w:basedOn w:val="Plattetekst"/>
    <w:link w:val="Kop2Char0"/>
    <w:qFormat/>
    <w:rsid w:val="00712C0D"/>
    <w:pPr>
      <w:spacing w:before="240" w:after="120"/>
      <w:ind w:left="720" w:firstLine="317"/>
    </w:pPr>
    <w:rPr>
      <w:rFonts w:ascii="Arial" w:hAnsi="Arial" w:cs="Arial"/>
      <w:b/>
      <w:i/>
    </w:rPr>
  </w:style>
  <w:style w:type="character" w:customStyle="1" w:styleId="Kop2Char0">
    <w:name w:val="Kop2 Char"/>
    <w:basedOn w:val="PlattetekstChar"/>
    <w:link w:val="Kop20"/>
    <w:rsid w:val="00712C0D"/>
    <w:rPr>
      <w:rFonts w:ascii="Arial" w:eastAsia="Times New Roman" w:hAnsi="Arial" w:cs="Arial"/>
      <w:b/>
      <w:i/>
      <w:sz w:val="17"/>
      <w:szCs w:val="17"/>
      <w:lang w:val="nl-NL" w:eastAsia="nl-NL"/>
    </w:rPr>
  </w:style>
  <w:style w:type="paragraph" w:styleId="Revisie">
    <w:name w:val="Revision"/>
    <w:hidden/>
    <w:uiPriority w:val="99"/>
    <w:semiHidden/>
    <w:rsid w:val="001A2FF9"/>
    <w:pPr>
      <w:widowControl/>
    </w:pPr>
    <w:rPr>
      <w:rFonts w:ascii="Trebuchet MS" w:hAnsi="Trebuchet MS" w:cs="Trebuchet MS"/>
      <w:lang w:val="nl-NL" w:eastAsia="nl-NL"/>
    </w:rPr>
  </w:style>
  <w:style w:type="character" w:styleId="Tekstvantijdelijkeaanduiding">
    <w:name w:val="Placeholder Text"/>
    <w:basedOn w:val="Standaardalinea-lettertype"/>
    <w:uiPriority w:val="99"/>
    <w:semiHidden/>
    <w:rsid w:val="000E790C"/>
    <w:rPr>
      <w:rFonts w:cs="Times New Roman"/>
      <w:color w:val="808080"/>
    </w:rPr>
  </w:style>
  <w:style w:type="character" w:styleId="Verwijzingopmerking">
    <w:name w:val="annotation reference"/>
    <w:basedOn w:val="Standaardalinea-lettertype"/>
    <w:uiPriority w:val="99"/>
    <w:semiHidden/>
    <w:unhideWhenUsed/>
    <w:rsid w:val="003905EA"/>
    <w:rPr>
      <w:rFonts w:cs="Times New Roman"/>
      <w:sz w:val="16"/>
      <w:szCs w:val="16"/>
    </w:rPr>
  </w:style>
  <w:style w:type="paragraph" w:styleId="Tekstopmerking">
    <w:name w:val="annotation text"/>
    <w:basedOn w:val="Standaard"/>
    <w:link w:val="TekstopmerkingChar"/>
    <w:uiPriority w:val="99"/>
    <w:semiHidden/>
    <w:unhideWhenUsed/>
    <w:rsid w:val="003905EA"/>
    <w:rPr>
      <w:sz w:val="20"/>
      <w:szCs w:val="20"/>
    </w:rPr>
  </w:style>
  <w:style w:type="character" w:customStyle="1" w:styleId="TekstopmerkingChar">
    <w:name w:val="Tekst opmerking Char"/>
    <w:basedOn w:val="Standaardalinea-lettertype"/>
    <w:link w:val="Tekstopmerking"/>
    <w:uiPriority w:val="99"/>
    <w:semiHidden/>
    <w:rsid w:val="003905EA"/>
    <w:rPr>
      <w:rFonts w:ascii="Trebuchet MS" w:eastAsia="Times New Roman" w:hAnsi="Trebuchet MS" w:cs="Trebuchet MS"/>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3905EA"/>
    <w:rPr>
      <w:b/>
      <w:bCs/>
    </w:rPr>
  </w:style>
  <w:style w:type="character" w:customStyle="1" w:styleId="OnderwerpvanopmerkingChar">
    <w:name w:val="Onderwerp van opmerking Char"/>
    <w:basedOn w:val="TekstopmerkingChar"/>
    <w:link w:val="Onderwerpvanopmerking"/>
    <w:uiPriority w:val="99"/>
    <w:semiHidden/>
    <w:rsid w:val="003905EA"/>
    <w:rPr>
      <w:rFonts w:ascii="Trebuchet MS" w:eastAsia="Times New Roman" w:hAnsi="Trebuchet MS" w:cs="Trebuchet MS"/>
      <w:b/>
      <w:bCs/>
      <w:sz w:val="20"/>
      <w:szCs w:val="20"/>
      <w:lang w:val="nl-NL" w:eastAsia="nl-NL"/>
    </w:rPr>
  </w:style>
  <w:style w:type="paragraph" w:styleId="Titel">
    <w:name w:val="Title"/>
    <w:basedOn w:val="Standaard"/>
    <w:next w:val="Ondertitel"/>
    <w:link w:val="TitelChar1"/>
    <w:uiPriority w:val="10"/>
    <w:qFormat/>
    <w:rsid w:val="00712C0D"/>
    <w:rPr>
      <w:rFonts w:ascii="Arial"/>
      <w:b/>
      <w:color w:val="3EA8CA"/>
      <w:sz w:val="36"/>
    </w:rPr>
  </w:style>
  <w:style w:type="character" w:customStyle="1" w:styleId="TitelChar1">
    <w:name w:val="Titel Char1"/>
    <w:basedOn w:val="Standaardalinea-lettertype"/>
    <w:link w:val="Titel"/>
    <w:uiPriority w:val="10"/>
    <w:rsid w:val="00712C0D"/>
    <w:rPr>
      <w:rFonts w:ascii="Arial" w:eastAsia="Times New Roman" w:hAnsi="Trebuchet MS" w:cs="Trebuchet MS"/>
      <w:b/>
      <w:color w:val="3EA8CA"/>
      <w:sz w:val="36"/>
      <w:lang w:val="nl-NL" w:eastAsia="nl-NL"/>
    </w:rPr>
  </w:style>
  <w:style w:type="paragraph" w:styleId="Ondertitel">
    <w:name w:val="Subtitle"/>
    <w:basedOn w:val="Authors"/>
    <w:next w:val="Standaard"/>
    <w:link w:val="OndertitelChar1"/>
    <w:uiPriority w:val="11"/>
    <w:qFormat/>
    <w:rsid w:val="00712C0D"/>
    <w:pPr>
      <w:ind w:right="1150"/>
    </w:pPr>
    <w:rPr>
      <w:sz w:val="22"/>
    </w:rPr>
  </w:style>
  <w:style w:type="character" w:customStyle="1" w:styleId="OndertitelChar1">
    <w:name w:val="Ondertitel Char1"/>
    <w:basedOn w:val="Standaardalinea-lettertype"/>
    <w:link w:val="Ondertitel"/>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Plattetekst"/>
    <w:qFormat/>
    <w:rsid w:val="006F281F"/>
    <w:pPr>
      <w:tabs>
        <w:tab w:val="right" w:pos="7488"/>
      </w:tabs>
      <w:spacing w:before="80" w:after="80" w:line="293" w:lineRule="auto"/>
      <w:ind w:left="1037" w:right="850"/>
    </w:pPr>
    <w:rPr>
      <w:rFonts w:ascii="Lucida Sans" w:hAnsi="Lucida Sans"/>
      <w:color w:val="4A4A49"/>
      <w:w w:val="105"/>
    </w:rPr>
  </w:style>
  <w:style w:type="paragraph" w:customStyle="1" w:styleId="Descr">
    <w:name w:val="Descr"/>
    <w:basedOn w:val="Plattetekst"/>
    <w:qFormat/>
    <w:rsid w:val="00712C0D"/>
    <w:pPr>
      <w:tabs>
        <w:tab w:val="left" w:pos="2160"/>
        <w:tab w:val="left" w:pos="2880"/>
      </w:tabs>
      <w:ind w:left="1040"/>
    </w:pPr>
    <w:rPr>
      <w:color w:val="4A4A49"/>
    </w:rPr>
  </w:style>
  <w:style w:type="paragraph" w:customStyle="1" w:styleId="TitleEN">
    <w:name w:val="Title_EN"/>
    <w:basedOn w:val="Kop1"/>
    <w:qFormat/>
    <w:rsid w:val="00712C0D"/>
    <w:rPr>
      <w:color w:val="3EA8CA"/>
      <w:lang w:val="en-US"/>
    </w:rPr>
  </w:style>
  <w:style w:type="paragraph" w:customStyle="1" w:styleId="Items">
    <w:name w:val="Items"/>
    <w:basedOn w:val="Plattetekst"/>
    <w:qFormat/>
    <w:rsid w:val="006F281F"/>
    <w:pPr>
      <w:numPr>
        <w:numId w:val="1"/>
      </w:numPr>
      <w:spacing w:line="292" w:lineRule="auto"/>
      <w:ind w:left="1440" w:right="855"/>
    </w:pPr>
    <w:rPr>
      <w:color w:val="4A4A49"/>
      <w:w w:val="105"/>
    </w:rPr>
  </w:style>
  <w:style w:type="paragraph" w:styleId="Koptekst">
    <w:name w:val="header"/>
    <w:basedOn w:val="Standaard"/>
    <w:link w:val="KoptekstChar"/>
    <w:uiPriority w:val="99"/>
    <w:unhideWhenUsed/>
    <w:rsid w:val="006F281F"/>
    <w:pPr>
      <w:tabs>
        <w:tab w:val="center" w:pos="4680"/>
        <w:tab w:val="right" w:pos="9360"/>
      </w:tabs>
    </w:pPr>
  </w:style>
  <w:style w:type="character" w:customStyle="1" w:styleId="KoptekstChar">
    <w:name w:val="Koptekst Char"/>
    <w:basedOn w:val="Standaardalinea-lettertype"/>
    <w:link w:val="Koptekst"/>
    <w:uiPriority w:val="99"/>
    <w:rsid w:val="006F281F"/>
    <w:rPr>
      <w:rFonts w:ascii="Trebuchet MS" w:eastAsia="Times New Roman" w:hAnsi="Trebuchet MS" w:cs="Trebuchet MS"/>
      <w:lang w:val="nl-NL" w:eastAsia="nl-NL"/>
    </w:rPr>
  </w:style>
  <w:style w:type="paragraph" w:styleId="Voettekst">
    <w:name w:val="footer"/>
    <w:basedOn w:val="Standaard"/>
    <w:link w:val="VoettekstChar"/>
    <w:uiPriority w:val="99"/>
    <w:unhideWhenUsed/>
    <w:rsid w:val="006F281F"/>
    <w:pPr>
      <w:tabs>
        <w:tab w:val="center" w:pos="4680"/>
        <w:tab w:val="right" w:pos="9360"/>
      </w:tabs>
    </w:pPr>
  </w:style>
  <w:style w:type="character" w:customStyle="1" w:styleId="VoettekstChar">
    <w:name w:val="Voettekst Char"/>
    <w:basedOn w:val="Standaardalinea-lettertype"/>
    <w:link w:val="Voettekst"/>
    <w:uiPriority w:val="99"/>
    <w:rsid w:val="006F281F"/>
    <w:rPr>
      <w:rFonts w:ascii="Trebuchet MS" w:eastAsia="Times New Roman" w:hAnsi="Trebuchet MS" w:cs="Trebuchet MS"/>
      <w:lang w:val="nl-NL" w:eastAsia="nl-NL"/>
    </w:rPr>
  </w:style>
  <w:style w:type="character" w:styleId="Onopgelostemelding">
    <w:name w:val="Unresolved Mention"/>
    <w:basedOn w:val="Standaardalinea-lettertype"/>
    <w:uiPriority w:val="99"/>
    <w:semiHidden/>
    <w:unhideWhenUsed/>
    <w:rsid w:val="00DB28ED"/>
    <w:rPr>
      <w:color w:val="605E5C"/>
      <w:shd w:val="clear" w:color="auto" w:fill="E1DFDD"/>
    </w:rPr>
  </w:style>
  <w:style w:type="character" w:styleId="GevolgdeHyperlink">
    <w:name w:val="FollowedHyperlink"/>
    <w:basedOn w:val="Standaardalinea-lettertype"/>
    <w:uiPriority w:val="99"/>
    <w:semiHidden/>
    <w:unhideWhenUsed/>
    <w:rsid w:val="00E4721C"/>
    <w:rPr>
      <w:color w:val="800080" w:themeColor="followedHyperlink"/>
      <w:u w:val="single"/>
    </w:rPr>
  </w:style>
  <w:style w:type="table" w:styleId="Tabelraster">
    <w:name w:val="Table Grid"/>
    <w:basedOn w:val="Standaardtabel"/>
    <w:uiPriority w:val="39"/>
    <w:rsid w:val="00686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713c28-eee9-4b21-a43f-1ff55331fe6f" xsi:nil="true"/>
    <lcf76f155ced4ddcb4097134ff3c332f xmlns="c5f542ee-c9ee-4251-8cc8-9f8bf834369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A4D0FF494F9D438D62A64823DCDDF3" ma:contentTypeVersion="17" ma:contentTypeDescription="Create a new document." ma:contentTypeScope="" ma:versionID="0f19f8229df993116037dbc3d203262f">
  <xsd:schema xmlns:xsd="http://www.w3.org/2001/XMLSchema" xmlns:xs="http://www.w3.org/2001/XMLSchema" xmlns:p="http://schemas.microsoft.com/office/2006/metadata/properties" xmlns:ns2="62713c28-eee9-4b21-a43f-1ff55331fe6f" xmlns:ns3="c5f542ee-c9ee-4251-8cc8-9f8bf834369a" targetNamespace="http://schemas.microsoft.com/office/2006/metadata/properties" ma:root="true" ma:fieldsID="12a6a39e323a24ad557ff4f13339058d" ns2:_="" ns3:_="">
    <xsd:import namespace="62713c28-eee9-4b21-a43f-1ff55331fe6f"/>
    <xsd:import namespace="c5f542ee-c9ee-4251-8cc8-9f8bf83436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13c28-eee9-4b21-a43f-1ff55331fe6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ff2b4b6-b51f-4e92-9d51-7cd1498e5ac8}" ma:internalName="TaxCatchAll" ma:showField="CatchAllData" ma:web="62713c28-eee9-4b21-a43f-1ff55331fe6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f542ee-c9ee-4251-8cc8-9f8bf83436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b9076ae-2574-405f-86c2-1c766448673b"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BF9E1A-370F-4FCC-8243-F33249925AC1}">
  <ds:schemaRefs>
    <ds:schemaRef ds:uri="http://schemas.microsoft.com/sharepoint/v3/contenttype/forms"/>
  </ds:schemaRefs>
</ds:datastoreItem>
</file>

<file path=customXml/itemProps2.xml><?xml version="1.0" encoding="utf-8"?>
<ds:datastoreItem xmlns:ds="http://schemas.openxmlformats.org/officeDocument/2006/customXml" ds:itemID="{C86444CC-0F1B-4808-B8FD-716FC52DEF69}">
  <ds:schemaRefs>
    <ds:schemaRef ds:uri="http://schemas.microsoft.com/office/2006/metadata/properties"/>
    <ds:schemaRef ds:uri="http://schemas.microsoft.com/office/infopath/2007/PartnerControls"/>
    <ds:schemaRef ds:uri="62713c28-eee9-4b21-a43f-1ff55331fe6f"/>
    <ds:schemaRef ds:uri="c5f542ee-c9ee-4251-8cc8-9f8bf834369a"/>
  </ds:schemaRefs>
</ds:datastoreItem>
</file>

<file path=customXml/itemProps3.xml><?xml version="1.0" encoding="utf-8"?>
<ds:datastoreItem xmlns:ds="http://schemas.openxmlformats.org/officeDocument/2006/customXml" ds:itemID="{8717BF0C-50C1-4710-BE43-7324B672A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13c28-eee9-4b21-a43f-1ff55331fe6f"/>
    <ds:schemaRef ds:uri="c5f542ee-c9ee-4251-8cc8-9f8bf8343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6</Pages>
  <Words>1221</Words>
  <Characters>6720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Redacteur2</cp:lastModifiedBy>
  <cp:revision>30</cp:revision>
  <dcterms:created xsi:type="dcterms:W3CDTF">2025-11-28T11:44:00Z</dcterms:created>
  <dcterms:modified xsi:type="dcterms:W3CDTF">2026-07-28T11:31:00Z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