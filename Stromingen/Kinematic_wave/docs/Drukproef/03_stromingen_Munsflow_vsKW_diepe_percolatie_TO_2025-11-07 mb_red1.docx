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9234" w14:textId="2716C2AC" w:rsidR="002847D1" w:rsidRDefault="00586405" w:rsidP="00D835AA">
      <w:pPr>
        <w:pStyle w:val="TitleNL"/>
      </w:pPr>
      <w:r>
        <w:rPr>
          <w:bCs/>
          <w:lang w:val="nl"/>
        </w:rPr>
        <w:t xml:space="preserve">Percolatie door dikke onverzadigde zones </w:t>
      </w:r>
      <w:r>
        <w:rPr>
          <w:bCs/>
          <w:lang w:val="nl"/>
        </w:rPr>
        <w:t>–</w:t>
      </w:r>
      <w:r>
        <w:rPr>
          <w:bCs/>
          <w:lang w:val="nl"/>
        </w:rPr>
        <w:t xml:space="preserve"> Munsflow versus Kinematic Wave</w:t>
      </w:r>
    </w:p>
    <w:p w14:paraId="60697E40" w14:textId="7CEE865F" w:rsidR="002847D1" w:rsidRDefault="00586405" w:rsidP="000A61A1">
      <w:pPr>
        <w:pStyle w:val="SubtitleNL"/>
      </w:pPr>
      <w:r>
        <w:rPr>
          <w:rFonts w:hAnsi="Arial"/>
          <w:lang w:val="nl"/>
        </w:rPr>
        <w:t>Theo Olsthoorn</w:t>
      </w:r>
    </w:p>
    <w:p w14:paraId="4A1D4147" w14:textId="77777777" w:rsidR="002847D1" w:rsidRDefault="00586405" w:rsidP="000A61A1">
      <w:pPr>
        <w:pStyle w:val="SubtitleNL"/>
      </w:pPr>
      <w:r>
        <w:rPr>
          <w:rFonts w:hAnsi="Arial"/>
          <w:lang w:val="nl"/>
        </w:rPr>
        <w:t>November 2025</w:t>
      </w:r>
    </w:p>
    <w:p w14:paraId="54945E1F" w14:textId="1D583632" w:rsidR="00074C08" w:rsidRPr="00591052" w:rsidRDefault="003F034C" w:rsidP="003F034C">
      <w:pPr>
        <w:pStyle w:val="Abstract"/>
        <w:ind w:right="1330"/>
        <w:rPr>
          <w:lang w:val="nl-NL"/>
          <w:rPrChange w:id="0" w:author="Redacteur2" w:date="2026-03-11T11:39:00Z" w16du:dateUtc="2026-03-11T10:39:00Z">
            <w:rPr/>
          </w:rPrChange>
        </w:rPr>
      </w:pPr>
      <w:r>
        <w:rPr>
          <w:lang w:val="nl"/>
        </w:rPr>
        <w:t xml:space="preserve">Het duurt maanden tot jaren voordat het neerslagoverschot een dikke onverzadigde zone heeft doorlopen. Munsflow en </w:t>
      </w:r>
      <w:del w:id="1" w:author="BK" w:date="2026-03-09T12:02:00Z">
        <w:r>
          <w:rPr>
            <w:lang w:val="nl"/>
          </w:rPr>
          <w:delText xml:space="preserve">de </w:delText>
        </w:r>
      </w:del>
      <w:r>
        <w:rPr>
          <w:lang w:val="nl"/>
        </w:rPr>
        <w:t>Kinematic Wave (KW) zijn twee methoden om deze door de Richards-vergelijking beschreven percolatie efficiënt te berekenen. Munsflow lineariseert die vergelijking rond een gemiddeld vochtgehalte, terwijl de KW de capillaire spanningen verwaarloost, maar het niet-lineaire stromingsgedrag behoudt. Daardoor benadrukken beide methoden verschillende aspecten van het percolatieproces, wat leidt tot uiteenlopende resultaten voor onder meer afvlakking en percolatietijd. Munsflow berekent de flux door het freatisch vlak met een eenvoudige convolutie, maar alleen voor vaste diepten. De KW volgt punten in het vochtprofiel, waaruit de percolatieflux direct op elke gewenste diepte beschikbaar is. Deze relatief onbekende methoden, worden in dit artikel naast elkaar gezet en vergeleken.</w:t>
      </w:r>
    </w:p>
    <w:p w14:paraId="7F2AF3A8" w14:textId="77777777" w:rsidR="002847D1" w:rsidRDefault="00586405" w:rsidP="00DB7ABC">
      <w:pPr>
        <w:pStyle w:val="Kop10"/>
      </w:pPr>
      <w:bookmarkStart w:id="2" w:name="inleiding"/>
      <w:r>
        <w:rPr>
          <w:lang w:val="nl"/>
        </w:rPr>
        <w:t>Inleiding</w:t>
      </w:r>
    </w:p>
    <w:p w14:paraId="2DD26493" w14:textId="27F3B6F2" w:rsidR="002847D1" w:rsidRDefault="00586405" w:rsidP="00DB7ABC">
      <w:pPr>
        <w:pStyle w:val="NormalNL"/>
      </w:pPr>
      <w:r>
        <w:rPr>
          <w:lang w:val="nl"/>
        </w:rPr>
        <w:t xml:space="preserve">Neerslagoverschot heeft vaak maanden tot jaren nodig om een vele meters dikke onverzadigde zone te passeren: </w:t>
      </w:r>
      <w:ins w:id="3" w:author="BK" w:date="2026-03-09T12:06:00Z">
        <w:r>
          <w:rPr>
            <w:lang w:val="nl"/>
          </w:rPr>
          <w:t xml:space="preserve">als </w:t>
        </w:r>
      </w:ins>
      <w:r>
        <w:rPr>
          <w:lang w:val="nl"/>
        </w:rPr>
        <w:t xml:space="preserve">vuistregel </w:t>
      </w:r>
      <w:del w:id="4" w:author="BK" w:date="2026-03-09T12:06:00Z">
        <w:r>
          <w:rPr>
            <w:lang w:val="nl"/>
          </w:rPr>
          <w:delText xml:space="preserve">is </w:delText>
        </w:r>
      </w:del>
      <w:ins w:id="5" w:author="BK" w:date="2026-03-09T12:06:00Z">
        <w:r>
          <w:rPr>
            <w:lang w:val="nl"/>
          </w:rPr>
          <w:t xml:space="preserve">geldt </w:t>
        </w:r>
      </w:ins>
      <w:r>
        <w:rPr>
          <w:lang w:val="nl"/>
        </w:rPr>
        <w:t xml:space="preserve">circa één meter per maand. In gebieden als de Veluwe reageert het grondwater </w:t>
      </w:r>
      <w:del w:id="6" w:author="BK" w:date="2026-03-09T12:08:00Z">
        <w:r>
          <w:rPr>
            <w:lang w:val="nl"/>
          </w:rPr>
          <w:delText xml:space="preserve">dus </w:delText>
        </w:r>
      </w:del>
      <w:r>
        <w:rPr>
          <w:lang w:val="nl"/>
        </w:rPr>
        <w:t>sterk vertraagd op natte of droge perioden. Het vochtprofiel in de percolatiezone vervormt onderweg bovendien sterk. Deze aspecten negeren kan aanzienlijke afwijkingen veroorzaken tussen berekende en gemeten grondwaterstanden.</w:t>
      </w:r>
    </w:p>
    <w:p w14:paraId="7B692EA5" w14:textId="77777777" w:rsidR="002847D1" w:rsidRDefault="00586405" w:rsidP="00CB3597">
      <w:pPr>
        <w:pStyle w:val="Equation"/>
      </w:pPr>
      <w:r>
        <w:rPr>
          <w:lang w:val="nl"/>
        </w:rPr>
        <w:t>Het modelleren van dikke percolatie</w:t>
      </w:r>
      <w:del w:id="7" w:author="BK" w:date="2026-03-09T12:09:00Z">
        <w:r>
          <w:rPr>
            <w:lang w:val="nl"/>
          </w:rPr>
          <w:delText>s</w:delText>
        </w:r>
      </w:del>
      <w:r>
        <w:rPr>
          <w:lang w:val="nl"/>
        </w:rPr>
        <w:t>zones met gangbare onverzadigde</w:t>
      </w:r>
      <w:del w:id="8" w:author="BK" w:date="2026-03-09T12:12:00Z">
        <w:r>
          <w:rPr>
            <w:lang w:val="nl"/>
          </w:rPr>
          <w:delText xml:space="preserve"> </w:delText>
        </w:r>
      </w:del>
      <w:ins w:id="9" w:author="BK" w:date="2026-03-09T12:12:00Z">
        <w:r>
          <w:rPr>
            <w:lang w:val="nl"/>
          </w:rPr>
          <w:t>-</w:t>
        </w:r>
      </w:ins>
      <w:r>
        <w:rPr>
          <w:lang w:val="nl"/>
        </w:rPr>
        <w:t>zone</w:t>
      </w:r>
      <w:del w:id="10" w:author="BK" w:date="2026-03-09T12:12:00Z">
        <w:r>
          <w:rPr>
            <w:lang w:val="nl"/>
          </w:rPr>
          <w:delText xml:space="preserve"> </w:delText>
        </w:r>
      </w:del>
      <w:r>
        <w:rPr>
          <w:lang w:val="nl"/>
        </w:rPr>
        <w:t xml:space="preserve">modellen als SWAP of ONZAT is door de vereiste fijne tijd- en ruimtediscretisatie onpraktisch voor regionale toepassingen. In dit artikel vergelijken we twee alternatieve benaderingen: Munsflow en </w:t>
      </w:r>
      <w:del w:id="11" w:author="BK" w:date="2026-03-09T12:12:00Z">
        <w:r>
          <w:rPr>
            <w:lang w:val="nl"/>
          </w:rPr>
          <w:delText xml:space="preserve">de </w:delText>
        </w:r>
      </w:del>
      <w:r>
        <w:rPr>
          <w:lang w:val="nl"/>
        </w:rPr>
        <w:t>Kinematic Wave. Beide vereenvoudigen de Richards-vergelijking, maar op een andere manier. Ze benadrukken daardoor verschillende aspecten van het percolatiegedrag en laten daardoor ook uiteenlopende resultaten zien. De voor- en nadelen worden aan het eind besproken.</w:t>
      </w:r>
    </w:p>
    <w:p w14:paraId="0D2F6894" w14:textId="0C40D3D4" w:rsidR="002847D1" w:rsidRDefault="00586405" w:rsidP="00DB7ABC">
      <w:pPr>
        <w:pStyle w:val="NormalNL"/>
      </w:pPr>
      <w:r>
        <w:rPr>
          <w:lang w:val="nl"/>
        </w:rPr>
        <w:t>Bij een vele meters dikke onverzadigde zone is capillaire opstijging verwaarloosbaar, zodat neerslag minus Makkink-verdamping geen goede maat is voor de voeding van de percolatiezone. De voeding, de lek uit de wortelzone, moet afzonderlijk worden bepaald. Dit kan met een eenvoudig model dat bestaat uit een interceptie- en een wortelzonereservoir. De wortelzone lekt pas wanneer haar bergend vermogen (veldcapaciteit) is bereikt; verdamping wordt beperkt naar rato van de vulling en de resterende potentiële verdamping. Zodra het vochtgehalte boven de veldcapaciteit komt, sijpelt water onder uit de wortelzone.</w:t>
      </w:r>
    </w:p>
    <w:p w14:paraId="6ECBBA53" w14:textId="219C2ED9" w:rsidR="002847D1" w:rsidRDefault="00586405" w:rsidP="00DB7ABC">
      <w:pPr>
        <w:pStyle w:val="NormalNL"/>
      </w:pPr>
      <w:r>
        <w:rPr>
          <w:lang w:val="nl"/>
        </w:rPr>
        <w:t xml:space="preserve">Deze aanpak is niet exact, maar levert een realistische grondwaterrespons op in zandige gebieden met ondiep grondwater zonder noemenswaardige capillaire aanzuiging (zie Afbeelding </w:t>
      </w:r>
      <w:hyperlink w:anchor="fig:Berekende-lek-uit-wortelzone" w:history="1">
        <w:r>
          <w:rPr>
            <w:rStyle w:val="Hyperlink"/>
            <w:lang w:val="nl"/>
          </w:rPr>
          <w:t>1</w:t>
        </w:r>
      </w:hyperlink>
      <w:r>
        <w:rPr>
          <w:lang w:val="nl"/>
        </w:rPr>
        <w:t>). De lek uit de wortelzone uit deze afbeelding wordt verderop gebruikt als invoer voor de simulatie.</w:t>
      </w:r>
    </w:p>
    <w:p w14:paraId="18B7E3B6" w14:textId="77777777" w:rsidR="002847D1" w:rsidRDefault="00586405">
      <w:pPr>
        <w:pStyle w:val="CaptionedFigure"/>
      </w:pPr>
      <w:r>
        <w:rPr>
          <w:noProof/>
          <w:lang w:val="nl"/>
        </w:rPr>
        <w:lastRenderedPageBreak/>
        <w:drawing>
          <wp:inline distT="0" distB="0" distL="0" distR="0" wp14:anchorId="0D04A157" wp14:editId="05AE4D1E">
            <wp:extent cx="5334000" cy="3556000"/>
            <wp:effectExtent l="0" t="0" r="0" b="0"/>
            <wp:docPr id="1" name="Picture" descr="[fig:Berekende-lek-uit-wortelzone]Berekende lek uit de wortelzone voor de meteogegevens van De Bilt."/>
            <wp:cNvGraphicFramePr/>
            <a:graphic xmlns:a="http://schemas.openxmlformats.org/drawingml/2006/main">
              <a:graphicData uri="http://schemas.openxmlformats.org/drawingml/2006/picture">
                <pic:pic xmlns:pic="http://schemas.openxmlformats.org/drawingml/2006/picture">
                  <pic:nvPicPr>
                    <pic:cNvPr id="0" name="Picture" descr="0_Users_Theo_GRWMODELS_python_tools_Stromingen_Kinematic_wave_images_q_fr_root_zone.png"/>
                    <pic:cNvPicPr>
                      <a:picLocks noChangeAspect="1" noChangeArrowheads="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14:paraId="61A783C6" w14:textId="2E0B1FB8" w:rsidR="002847D1" w:rsidRDefault="000851BC" w:rsidP="00A82B07">
      <w:pPr>
        <w:pStyle w:val="CaptionNL"/>
      </w:pPr>
      <w:bookmarkStart w:id="12" w:name="fig1"/>
      <w:r>
        <w:rPr>
          <w:iCs/>
          <w:lang w:val="nl"/>
        </w:rPr>
        <w:t xml:space="preserve">Afbeelding </w:t>
      </w:r>
      <w:r>
        <w:rPr>
          <w:iCs/>
          <w:lang w:val="nl"/>
        </w:rPr>
        <w:fldChar w:fldCharType="begin"/>
      </w:r>
      <w:r>
        <w:rPr>
          <w:iCs/>
          <w:lang w:val="nl"/>
        </w:rPr>
        <w:instrText xml:space="preserve"> SEQ Afb. \* ARABIC </w:instrText>
      </w:r>
      <w:r>
        <w:rPr>
          <w:iCs/>
          <w:lang w:val="nl"/>
        </w:rPr>
        <w:fldChar w:fldCharType="separate"/>
      </w:r>
      <w:r>
        <w:rPr>
          <w:iCs/>
          <w:noProof/>
          <w:lang w:val="nl"/>
        </w:rPr>
        <w:t>1</w:t>
      </w:r>
      <w:r>
        <w:rPr>
          <w:iCs/>
          <w:noProof/>
          <w:lang w:val="nl"/>
        </w:rPr>
        <w:fldChar w:fldCharType="end"/>
      </w:r>
      <w:bookmarkEnd w:id="12"/>
      <w:r>
        <w:rPr>
          <w:iCs/>
          <w:lang w:val="nl"/>
        </w:rPr>
        <w:tab/>
        <w:t xml:space="preserve">Berekende lek q [cm/d] uit de wortelzone voor de meteogegevens van De Bilt. </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iCs/>
          <w:lang w:val="nl"/>
        </w:rPr>
        <w:t>=max</w:t>
      </w:r>
      <w:ins w:id="13" w:author="BK" w:date="2026-03-09T12:16:00Z">
        <w:r>
          <w:rPr>
            <w:iCs/>
            <w:lang w:val="nl"/>
          </w:rPr>
          <w:t>.</w:t>
        </w:r>
      </w:ins>
      <w:r>
        <w:rPr>
          <w:iCs/>
          <w:lang w:val="nl"/>
        </w:rPr>
        <w:t xml:space="preserve"> berging interceptie, </w:t>
      </w:r>
      <m:oMath>
        <m:sSub>
          <m:sSubPr>
            <m:ctrlPr>
              <w:rPr>
                <w:rFonts w:ascii="Cambria Math" w:hAnsi="Cambria Math"/>
              </w:rPr>
            </m:ctrlPr>
          </m:sSubPr>
          <m:e>
            <m:r>
              <w:rPr>
                <w:rFonts w:ascii="Cambria Math" w:hAnsi="Cambria Math"/>
              </w:rPr>
              <m:t>S</m:t>
            </m:r>
          </m:e>
          <m:sub>
            <m:r>
              <w:rPr>
                <w:rFonts w:ascii="Cambria Math" w:hAnsi="Cambria Math"/>
              </w:rPr>
              <m:t>R</m:t>
            </m:r>
          </m:sub>
        </m:sSub>
      </m:oMath>
      <w:r>
        <w:rPr>
          <w:iCs/>
          <w:lang w:val="nl"/>
        </w:rPr>
        <w:t>=max</w:t>
      </w:r>
      <w:ins w:id="14" w:author="BK" w:date="2026-03-09T12:16:00Z">
        <w:r>
          <w:rPr>
            <w:iCs/>
            <w:lang w:val="nl"/>
          </w:rPr>
          <w:t>.</w:t>
        </w:r>
      </w:ins>
      <w:r>
        <w:rPr>
          <w:iCs/>
          <w:lang w:val="nl"/>
        </w:rPr>
        <w:t xml:space="preserve"> berging wortelzone, </w:t>
      </w:r>
      <m:oMath>
        <m:r>
          <w:rPr>
            <w:rFonts w:ascii="Cambria Math" w:hAnsi="Cambria Math"/>
          </w:rPr>
          <m:t>λ</m:t>
        </m:r>
      </m:oMath>
      <w:r>
        <w:rPr>
          <w:iCs/>
          <w:lang w:val="nl"/>
        </w:rPr>
        <w:t xml:space="preserve">=exponent die de reductiefactor </w:t>
      </w:r>
      <m:oMath>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S</m:t>
                </m:r>
                <m:r>
                  <m:rPr>
                    <m:lit/>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e>
            </m:d>
          </m:e>
          <m:sup>
            <m:r>
              <w:rPr>
                <w:rFonts w:ascii="Cambria Math" w:hAnsi="Cambria Math"/>
              </w:rPr>
              <m:t>λ</m:t>
            </m:r>
          </m:sup>
        </m:sSup>
      </m:oMath>
      <w:r>
        <w:rPr>
          <w:iCs/>
          <w:lang w:val="nl"/>
        </w:rPr>
        <w:t xml:space="preserve"> van de verdamping regelt met het leegraken van de wortelzone</w:t>
      </w:r>
    </w:p>
    <w:p w14:paraId="727727C8" w14:textId="7BFED172" w:rsidR="002847D1" w:rsidRDefault="00586405" w:rsidP="00DB7ABC">
      <w:pPr>
        <w:pStyle w:val="NormalNL"/>
      </w:pPr>
      <w:r>
        <w:rPr>
          <w:lang w:val="nl"/>
        </w:rPr>
        <w:t>Voor de bodemrelaties, zoals de vochtgehalte-afhankelijke doorlatendheid, worden hierna de parameters gebruikt die Heinen e</w:t>
      </w:r>
      <w:del w:id="15" w:author="BK" w:date="2026-03-09T12:19:00Z">
        <w:r>
          <w:rPr>
            <w:lang w:val="nl"/>
          </w:rPr>
          <w:delText>t al</w:delText>
        </w:r>
      </w:del>
      <w:ins w:id="16" w:author="BK" w:date="2026-03-09T12:19:00Z">
        <w:r>
          <w:rPr>
            <w:lang w:val="nl"/>
          </w:rPr>
          <w:t>.a</w:t>
        </w:r>
      </w:ins>
      <w:r>
        <w:rPr>
          <w:lang w:val="nl"/>
        </w:rPr>
        <w:t>. (2020) publiceerden voor alle 36 bodems van de Staringreeks. De gebruikte bodemmodule van Olsthoorn (2025) leest deze gegevens in en levert de bijbehorende relaties. De onderliggende Van Genuchten-functies zijn daarin verwerkt en worden hier niet verder getoond, waardoor de afleidingen overzichtelijk blijven.</w:t>
      </w:r>
    </w:p>
    <w:p w14:paraId="603E103A" w14:textId="759C1E24" w:rsidR="002847D1" w:rsidRDefault="00586405" w:rsidP="00DB7ABC">
      <w:pPr>
        <w:pStyle w:val="NormalNL"/>
      </w:pPr>
      <w:r>
        <w:rPr>
          <w:lang w:val="nl"/>
        </w:rPr>
        <w:t>Omdat gemeten vochtgehaltes in dikke percolatiezones nauwelijks variëren, stelden Zwamborn e</w:t>
      </w:r>
      <w:del w:id="17" w:author="BK" w:date="2026-03-09T12:20:00Z">
        <w:r>
          <w:rPr>
            <w:lang w:val="nl"/>
          </w:rPr>
          <w:delText>t al</w:delText>
        </w:r>
      </w:del>
      <w:ins w:id="18" w:author="BK" w:date="2026-03-09T12:20:00Z">
        <w:r>
          <w:rPr>
            <w:lang w:val="nl"/>
          </w:rPr>
          <w:t>.a</w:t>
        </w:r>
      </w:ins>
      <w:r>
        <w:rPr>
          <w:lang w:val="nl"/>
        </w:rPr>
        <w:t xml:space="preserve">., 1995 voor de sterk niet-lineaire Richards-vergelijking te lineariseren rond het tijdsgemiddelde vochtgehalte. Deze aanpak, </w:t>
      </w:r>
      <w:r>
        <w:rPr>
          <w:b/>
          <w:bCs/>
          <w:lang w:val="nl"/>
        </w:rPr>
        <w:t>Munsflow</w:t>
      </w:r>
      <w:r>
        <w:rPr>
          <w:lang w:val="nl"/>
        </w:rPr>
        <w:t xml:space="preserve"> (Model for UNSaturated FLOW) genoemd, reduceert de percolatie tot een eenvoudig te berekenen convolutie van een impulsrespons. Dit is de rekenmethode die ook bij tijdreeksanalyse wordt toegepast binnen Pastas en Menyanthes. Ze is efficiënt, maar negeert de niet-lineariteit van het stromingsgedrag.</w:t>
      </w:r>
    </w:p>
    <w:p w14:paraId="4801628D" w14:textId="013D3794" w:rsidR="002847D1" w:rsidRDefault="00586405" w:rsidP="00DB7ABC">
      <w:pPr>
        <w:pStyle w:val="NormalNL"/>
      </w:pPr>
      <w:r>
        <w:rPr>
          <w:lang w:val="nl"/>
        </w:rPr>
        <w:t xml:space="preserve">De alternatieve </w:t>
      </w:r>
      <w:r>
        <w:rPr>
          <w:b/>
          <w:bCs/>
          <w:lang w:val="nl"/>
        </w:rPr>
        <w:t>Kinematic Wave</w:t>
      </w:r>
      <w:ins w:id="19" w:author="BK" w:date="2026-03-09T12:22:00Z">
        <w:r>
          <w:rPr>
            <w:lang w:val="nl"/>
          </w:rPr>
          <w:t>-benadering</w:t>
        </w:r>
      </w:ins>
      <w:r>
        <w:rPr>
          <w:lang w:val="nl"/>
        </w:rPr>
        <w:t xml:space="preserve"> (KW) </w:t>
      </w:r>
      <w:del w:id="20" w:author="BK" w:date="2026-03-09T12:22:00Z">
        <w:r>
          <w:rPr>
            <w:lang w:val="nl"/>
          </w:rPr>
          <w:delText xml:space="preserve">benadering </w:delText>
        </w:r>
      </w:del>
      <w:r>
        <w:rPr>
          <w:lang w:val="nl"/>
        </w:rPr>
        <w:t xml:space="preserve">laat juist dat niet-lineaire gedrag intact. Ze negeert de capillaire termen in de Richards-vergelijking, waardoor de snelheid van vochtpunten nog uitsluitend afhangt van het lokale vochtgehalte. Punten met </w:t>
      </w:r>
      <w:ins w:id="21" w:author="BK" w:date="2026-03-09T12:24:00Z">
        <w:r>
          <w:rPr>
            <w:lang w:val="nl"/>
          </w:rPr>
          <w:t xml:space="preserve">een </w:t>
        </w:r>
      </w:ins>
      <w:r>
        <w:rPr>
          <w:lang w:val="nl"/>
        </w:rPr>
        <w:t xml:space="preserve">hoger vochtgehalte halen tragere in, wat leidt tot scherpe vochtfronten die als het ware </w:t>
      </w:r>
      <w:ins w:id="22" w:author="BK" w:date="2026-03-09T12:24:00Z">
        <w:r>
          <w:rPr>
            <w:lang w:val="nl"/>
          </w:rPr>
          <w:t>‘</w:t>
        </w:r>
      </w:ins>
      <w:del w:id="23" w:author="BK" w:date="2026-03-09T12:24:00Z">
        <w:r>
          <w:rPr>
            <w:lang w:val="nl"/>
          </w:rPr>
          <w:delText>„</w:delText>
        </w:r>
      </w:del>
      <w:r>
        <w:rPr>
          <w:lang w:val="nl"/>
        </w:rPr>
        <w:t>over elkaar buitelen</w:t>
      </w:r>
      <w:ins w:id="24" w:author="BK" w:date="2026-03-09T12:24:00Z">
        <w:r>
          <w:rPr>
            <w:lang w:val="nl"/>
          </w:rPr>
          <w:t>’</w:t>
        </w:r>
      </w:ins>
      <w:del w:id="25" w:author="BK" w:date="2026-03-09T12:24:00Z">
        <w:r>
          <w:rPr>
            <w:lang w:val="nl"/>
          </w:rPr>
          <w:delText>”</w:delText>
        </w:r>
      </w:del>
      <w:r>
        <w:rPr>
          <w:lang w:val="nl"/>
        </w:rPr>
        <w:t>. De berekening verloopt bij de KW-methode via karakteristieken; dat wil zeggen dat we met het dalende vochtprofiel meebewegen (Charbeneau, 2000; Niswonger e</w:t>
      </w:r>
      <w:del w:id="26" w:author="BK" w:date="2026-03-09T12:20:00Z">
        <w:r>
          <w:rPr>
            <w:lang w:val="nl"/>
          </w:rPr>
          <w:delText>t al</w:delText>
        </w:r>
      </w:del>
      <w:ins w:id="27" w:author="BK" w:date="2026-03-09T12:20:00Z">
        <w:r>
          <w:rPr>
            <w:lang w:val="nl"/>
          </w:rPr>
          <w:t>.a</w:t>
        </w:r>
      </w:ins>
      <w:r>
        <w:rPr>
          <w:lang w:val="nl"/>
        </w:rPr>
        <w:t>., 2006).</w:t>
      </w:r>
    </w:p>
    <w:p w14:paraId="782EA11F" w14:textId="77777777" w:rsidR="002847D1" w:rsidRDefault="00586405" w:rsidP="00DB7ABC">
      <w:pPr>
        <w:pStyle w:val="NormalNL"/>
      </w:pPr>
      <w:r>
        <w:rPr>
          <w:lang w:val="nl"/>
        </w:rPr>
        <w:lastRenderedPageBreak/>
        <w:t>Dit artikel zet beide</w:t>
      </w:r>
      <w:ins w:id="28" w:author="BK" w:date="2026-03-09T12:26:00Z">
        <w:r>
          <w:rPr>
            <w:lang w:val="nl"/>
          </w:rPr>
          <w:t>,</w:t>
        </w:r>
      </w:ins>
      <w:r>
        <w:rPr>
          <w:lang w:val="nl"/>
        </w:rPr>
        <w:t xml:space="preserve"> onder veel hydrologen vermoedelijk nauwelijks bekende</w:t>
      </w:r>
      <w:ins w:id="29" w:author="BK" w:date="2026-03-09T12:26:00Z">
        <w:r>
          <w:rPr>
            <w:lang w:val="nl"/>
          </w:rPr>
          <w:t>,</w:t>
        </w:r>
      </w:ins>
      <w:r>
        <w:rPr>
          <w:lang w:val="nl"/>
        </w:rPr>
        <w:t xml:space="preserve"> methoden naast elkaar, </w:t>
      </w:r>
      <w:del w:id="30" w:author="BK" w:date="2026-03-09T12:26:00Z">
        <w:r>
          <w:rPr>
            <w:lang w:val="nl"/>
          </w:rPr>
          <w:delText xml:space="preserve">en </w:delText>
        </w:r>
      </w:del>
      <w:r>
        <w:rPr>
          <w:lang w:val="nl"/>
        </w:rPr>
        <w:t>richt zich daarbij op inzicht in het stromingsgedrag en vergelijkt hun resultaten om tot enkele praktische conclusies te komen.</w:t>
      </w:r>
    </w:p>
    <w:p w14:paraId="2FE823AA" w14:textId="77777777" w:rsidR="002847D1" w:rsidRDefault="00586405" w:rsidP="00DB7ABC">
      <w:pPr>
        <w:pStyle w:val="Kop10"/>
      </w:pPr>
      <w:bookmarkStart w:id="31" w:name="munsflow"/>
      <w:bookmarkEnd w:id="2"/>
      <w:r>
        <w:rPr>
          <w:lang w:val="nl"/>
        </w:rPr>
        <w:t>Munsflow</w:t>
      </w:r>
    </w:p>
    <w:p w14:paraId="77ACFEE8" w14:textId="77777777" w:rsidR="002847D1" w:rsidRDefault="00586405" w:rsidP="00DB7ABC">
      <w:pPr>
        <w:pStyle w:val="NormalNL"/>
      </w:pPr>
      <w:r>
        <w:rPr>
          <w:lang w:val="nl"/>
        </w:rPr>
        <w:t>Munsflow is gebaseerd op de Richards-vergelijking (zie afleiding in de Appendix):</w:t>
      </w:r>
    </w:p>
    <w:p w14:paraId="57B79CCB" w14:textId="390AB087"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e>
        </m:d>
      </m:oMath>
      <w:r w:rsidR="00AD6FD5">
        <w:rPr>
          <w:lang w:val="nl"/>
        </w:rPr>
        <w:tab/>
        <w:t>(</w:t>
      </w:r>
      <w:fldSimple w:instr="SEQ eq \* MERGEFORMAT">
        <w:r w:rsidR="00AD6FD5">
          <w:rPr>
            <w:noProof/>
            <w:lang w:val="nl"/>
          </w:rPr>
          <w:t>1</w:t>
        </w:r>
      </w:fldSimple>
      <w:r w:rsidR="00AD6FD5">
        <w:rPr>
          <w:lang w:val="nl"/>
        </w:rPr>
        <w:t>)</w:t>
      </w:r>
    </w:p>
    <w:p w14:paraId="3FC34D36" w14:textId="353D7DBA" w:rsidR="002847D1" w:rsidRDefault="00586405" w:rsidP="00DB7ABC">
      <w:pPr>
        <w:pStyle w:val="NormalNL"/>
      </w:pPr>
      <w:r>
        <w:rPr>
          <w:lang w:val="nl"/>
        </w:rPr>
        <w:t>waarin</w:t>
      </w:r>
    </w:p>
    <w:p w14:paraId="3E071AD4" w14:textId="71778277" w:rsidR="002847D1" w:rsidRDefault="00586405" w:rsidP="00A82B07">
      <w:pPr>
        <w:pStyle w:val="Items"/>
      </w:pPr>
      <m:oMath>
        <m:r>
          <w:rPr>
            <w:rFonts w:ascii="Cambria Math" w:hAnsi="Cambria Math"/>
          </w:rPr>
          <m:t>θ</m:t>
        </m:r>
      </m:oMath>
      <w:r>
        <w:rPr>
          <w:lang w:val="nl"/>
        </w:rPr>
        <w:tab/>
        <w:t xml:space="preserve">: </w:t>
      </w:r>
      <w:r>
        <w:rPr>
          <w:lang w:val="nl"/>
        </w:rPr>
        <w:tab/>
        <w:t>vochtgehalte [-]</w:t>
      </w:r>
    </w:p>
    <w:p w14:paraId="6E6EF7D4" w14:textId="10D50459" w:rsidR="002847D1" w:rsidRDefault="00586405" w:rsidP="00A82B07">
      <w:pPr>
        <w:pStyle w:val="Items"/>
      </w:pPr>
      <m:oMath>
        <m:r>
          <w:rPr>
            <w:rFonts w:ascii="Cambria Math" w:hAnsi="Cambria Math"/>
          </w:rPr>
          <m:t>ψ</m:t>
        </m:r>
      </m:oMath>
      <w:r>
        <w:rPr>
          <w:lang w:val="nl"/>
        </w:rPr>
        <w:tab/>
        <w:t xml:space="preserve">: </w:t>
      </w:r>
      <w:r>
        <w:rPr>
          <w:lang w:val="nl"/>
        </w:rPr>
        <w:tab/>
        <w:t xml:space="preserve">vochtspanning [cm], functie van </w:t>
      </w:r>
      <m:oMath>
        <m:r>
          <w:rPr>
            <w:rFonts w:ascii="Cambria Math" w:hAnsi="Cambria Math"/>
          </w:rPr>
          <m:t>θ</m:t>
        </m:r>
      </m:oMath>
    </w:p>
    <w:p w14:paraId="068DFEA6" w14:textId="57147A36" w:rsidR="002847D1" w:rsidRDefault="00586405" w:rsidP="00A82B07">
      <w:pPr>
        <w:pStyle w:val="Items"/>
      </w:pPr>
      <m:oMath>
        <m:r>
          <w:rPr>
            <w:rFonts w:ascii="Cambria Math" w:hAnsi="Cambria Math"/>
          </w:rPr>
          <m:t>K</m:t>
        </m:r>
      </m:oMath>
      <w:r>
        <w:rPr>
          <w:lang w:val="nl"/>
        </w:rPr>
        <w:tab/>
        <w:t xml:space="preserve">: </w:t>
      </w:r>
      <w:r>
        <w:rPr>
          <w:lang w:val="nl"/>
        </w:rPr>
        <w:tab/>
        <w:t xml:space="preserve">onverzadigde doorlatendheid [cm/d], functie van </w:t>
      </w:r>
      <m:oMath>
        <m:r>
          <w:rPr>
            <w:rFonts w:ascii="Cambria Math" w:hAnsi="Cambria Math"/>
          </w:rPr>
          <m:t>θ</m:t>
        </m:r>
      </m:oMath>
    </w:p>
    <w:p w14:paraId="07804103" w14:textId="47A14614" w:rsidR="002847D1" w:rsidRDefault="00586405" w:rsidP="00A82B07">
      <w:pPr>
        <w:pStyle w:val="Items"/>
      </w:pPr>
      <m:oMath>
        <m:r>
          <w:rPr>
            <w:rFonts w:ascii="Cambria Math" w:hAnsi="Cambria Math"/>
          </w:rPr>
          <m:t>z</m:t>
        </m:r>
      </m:oMath>
      <w:r>
        <w:rPr>
          <w:lang w:val="nl"/>
        </w:rPr>
        <w:tab/>
        <w:t xml:space="preserve">: </w:t>
      </w:r>
      <w:r>
        <w:rPr>
          <w:lang w:val="nl"/>
        </w:rPr>
        <w:tab/>
        <w:t>diepte onder de basis van de wortelzone [cm]</w:t>
      </w:r>
    </w:p>
    <w:p w14:paraId="7773A9DE" w14:textId="110A4CA7" w:rsidR="002847D1" w:rsidRDefault="00586405" w:rsidP="00A82B07">
      <w:pPr>
        <w:pStyle w:val="Items"/>
      </w:pPr>
      <m:oMath>
        <m:r>
          <w:rPr>
            <w:rFonts w:ascii="Cambria Math" w:hAnsi="Cambria Math"/>
          </w:rPr>
          <m:t>t</m:t>
        </m:r>
      </m:oMath>
      <w:r>
        <w:rPr>
          <w:lang w:val="nl"/>
        </w:rPr>
        <w:tab/>
        <w:t>:</w:t>
      </w:r>
      <w:r>
        <w:rPr>
          <w:lang w:val="nl"/>
        </w:rPr>
        <w:tab/>
        <w:t xml:space="preserve"> tijd [dagen]</w:t>
      </w:r>
    </w:p>
    <w:p w14:paraId="55B1B1AC" w14:textId="77777777" w:rsidR="00A82B07" w:rsidRDefault="00A82B07" w:rsidP="00A82B07">
      <w:pPr>
        <w:pStyle w:val="Items"/>
      </w:pPr>
    </w:p>
    <w:p w14:paraId="2B48A32F" w14:textId="2489DCD8" w:rsidR="002847D1" w:rsidRDefault="00586405" w:rsidP="00DB7ABC">
      <w:pPr>
        <w:pStyle w:val="NormalNL"/>
      </w:pPr>
      <w:r>
        <w:rPr>
          <w:lang w:val="nl"/>
        </w:rPr>
        <w:t xml:space="preserve">De Richards-vergelijking is sterk niet-lineair, omdat de onverzadigde doorlatendheid </w:t>
      </w:r>
      <m:oMath>
        <m:r>
          <w:rPr>
            <w:rFonts w:ascii="Cambria Math" w:hAnsi="Cambria Math"/>
          </w:rPr>
          <m:t>K</m:t>
        </m:r>
      </m:oMath>
      <w:r>
        <w:rPr>
          <w:lang w:val="nl"/>
        </w:rPr>
        <w:t xml:space="preserve"> en de zuigspanning </w:t>
      </w:r>
      <m:oMath>
        <m:r>
          <w:rPr>
            <w:rFonts w:ascii="Cambria Math" w:hAnsi="Cambria Math"/>
          </w:rPr>
          <m:t>ψ</m:t>
        </m:r>
      </m:oMath>
      <w:r>
        <w:rPr>
          <w:lang w:val="nl"/>
        </w:rPr>
        <w:t xml:space="preserve"> beide sterk van het vochtgehalte </w:t>
      </w:r>
      <m:oMath>
        <m:r>
          <w:rPr>
            <w:rFonts w:ascii="Cambria Math" w:hAnsi="Cambria Math"/>
          </w:rPr>
          <m:t>θ</m:t>
        </m:r>
      </m:oMath>
      <w:r>
        <w:rPr>
          <w:lang w:val="nl"/>
        </w:rPr>
        <w:t xml:space="preserve"> afhangen.</w:t>
      </w:r>
    </w:p>
    <w:p w14:paraId="1CA90D88" w14:textId="77777777" w:rsidR="002847D1" w:rsidRDefault="00586405" w:rsidP="00DB7ABC">
      <w:pPr>
        <w:pStyle w:val="NormalNL"/>
      </w:pPr>
      <w:r>
        <w:rPr>
          <w:lang w:val="nl"/>
        </w:rPr>
        <w:t xml:space="preserve">Munsflow transformeert deze vergelijking in enkele stappen naar de advectie-diffusievergelijking met </w:t>
      </w:r>
      <m:oMath>
        <m:r>
          <w:rPr>
            <w:rFonts w:ascii="Cambria Math" w:hAnsi="Cambria Math"/>
          </w:rPr>
          <m:t>θ</m:t>
        </m:r>
      </m:oMath>
      <w:r>
        <w:rPr>
          <w:lang w:val="nl"/>
        </w:rPr>
        <w:t xml:space="preserve"> als afhankelijke variabele (zie appendix):</w:t>
      </w:r>
    </w:p>
    <w:p w14:paraId="014E1C8F" w14:textId="5D0A8D76"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w:rPr>
                <w:rFonts w:ascii="Cambria Math" w:hAnsi="Cambria Math"/>
              </w:rPr>
              <m:t>dK</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AD6FD5">
        <w:rPr>
          <w:lang w:val="nl"/>
        </w:rPr>
        <w:tab/>
        <w:t>(</w:t>
      </w:r>
      <w:fldSimple w:instr="SEQ eq \* MERGEFORMAT">
        <w:r w:rsidR="00AD6FD5">
          <w:rPr>
            <w:noProof/>
            <w:lang w:val="nl"/>
          </w:rPr>
          <w:t>2</w:t>
        </w:r>
      </w:fldSimple>
      <w:r w:rsidR="00AD6FD5">
        <w:rPr>
          <w:lang w:val="nl"/>
        </w:rPr>
        <w:t>)</w:t>
      </w:r>
    </w:p>
    <w:p w14:paraId="60FDCE97" w14:textId="77777777" w:rsidR="002847D1" w:rsidRDefault="00586405" w:rsidP="00DB7ABC">
      <w:pPr>
        <w:pStyle w:val="NormalNL"/>
      </w:pPr>
      <w:r>
        <w:rPr>
          <w:lang w:val="nl"/>
        </w:rPr>
        <w:t xml:space="preserve">De factor </w:t>
      </w:r>
      <m:oMath>
        <m:r>
          <w:rPr>
            <w:rFonts w:ascii="Cambria Math" w:hAnsi="Cambria Math"/>
          </w:rPr>
          <m:t>dK</m:t>
        </m:r>
        <m:r>
          <m:rPr>
            <m:sty m:val="p"/>
          </m:rPr>
          <w:rPr>
            <w:rFonts w:ascii="Cambria Math" w:hAnsi="Cambria Math"/>
          </w:rPr>
          <m:t>/</m:t>
        </m:r>
        <m:r>
          <w:rPr>
            <w:rFonts w:ascii="Cambria Math" w:hAnsi="Cambria Math"/>
          </w:rPr>
          <m:t>dθ</m:t>
        </m:r>
      </m:oMath>
      <w:r>
        <w:rPr>
          <w:lang w:val="nl"/>
        </w:rPr>
        <w:t xml:space="preserve"> is een bodemeigenschap, en is gelijk aan de voortplantingssnelheid van vochtprofielpunten (zie afleiding KW in de appendix).</w:t>
      </w:r>
    </w:p>
    <w:p w14:paraId="03EB703E" w14:textId="77777777" w:rsidR="002847D1" w:rsidRDefault="00586405" w:rsidP="00DB7ABC">
      <w:pPr>
        <w:pStyle w:val="NormalNL"/>
      </w:pPr>
      <w:r>
        <w:rPr>
          <w:lang w:val="nl"/>
        </w:rPr>
        <w:t xml:space="preserve">Door </w:t>
      </w:r>
      <m:oMath>
        <m:f>
          <m:fPr>
            <m:ctrlPr>
              <w:rPr>
                <w:rFonts w:ascii="Cambria Math" w:hAnsi="Cambria Math"/>
              </w:rPr>
            </m:ctrlPr>
          </m:fPr>
          <m:num>
            <m:r>
              <w:rPr>
                <w:rFonts w:ascii="Cambria Math" w:hAnsi="Cambria Math"/>
              </w:rPr>
              <m:t>dK</m:t>
            </m:r>
          </m:num>
          <m:den>
            <m:r>
              <w:rPr>
                <w:rFonts w:ascii="Cambria Math" w:hAnsi="Cambria Math"/>
              </w:rPr>
              <m:t>dθ</m:t>
            </m:r>
          </m:den>
        </m:f>
        <m:r>
          <m:rPr>
            <m:sty m:val="p"/>
          </m:rPr>
          <w:rPr>
            <w:rFonts w:ascii="Cambria Math" w:hAnsi="Cambria Math"/>
          </w:rPr>
          <m:t>=</m:t>
        </m:r>
        <m:r>
          <w:rPr>
            <w:rFonts w:ascii="Cambria Math" w:hAnsi="Cambria Math"/>
          </w:rPr>
          <m:t>V</m:t>
        </m:r>
      </m:oMath>
      <w:r>
        <w:rPr>
          <w:lang w:val="nl"/>
        </w:rPr>
        <w:t xml:space="preserve"> te schrijven, ontstaat de gezochte advectie-diffusievergelijking:</w:t>
      </w:r>
    </w:p>
    <w:p w14:paraId="4D266D70" w14:textId="0BC4E0E8"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AD6FD5">
        <w:rPr>
          <w:lang w:val="nl"/>
        </w:rPr>
        <w:tab/>
        <w:t>(</w:t>
      </w:r>
      <w:fldSimple w:instr="SEQ eq \* MERGEFORMAT">
        <w:r w:rsidR="00AD6FD5">
          <w:rPr>
            <w:noProof/>
            <w:lang w:val="nl"/>
          </w:rPr>
          <w:t>3</w:t>
        </w:r>
      </w:fldSimple>
      <w:r w:rsidR="00AD6FD5">
        <w:rPr>
          <w:lang w:val="nl"/>
        </w:rPr>
        <w:t>)</w:t>
      </w:r>
    </w:p>
    <w:p w14:paraId="2CC4769A" w14:textId="77777777" w:rsidR="002847D1" w:rsidRDefault="00586405" w:rsidP="00DB7ABC">
      <w:pPr>
        <w:pStyle w:val="NormalNL"/>
      </w:pPr>
      <w:r>
        <w:rPr>
          <w:lang w:val="nl"/>
        </w:rPr>
        <w:t xml:space="preserve">De linearisatie in Munsflow veronderstelt dat </w:t>
      </w:r>
      <m:oMath>
        <m:r>
          <w:rPr>
            <w:rFonts w:ascii="Cambria Math" w:hAnsi="Cambria Math"/>
          </w:rPr>
          <m:t>D</m:t>
        </m:r>
        <m:d>
          <m:dPr>
            <m:ctrlPr>
              <w:rPr>
                <w:rFonts w:ascii="Cambria Math" w:hAnsi="Cambria Math"/>
              </w:rPr>
            </m:ctrlPr>
          </m:dPr>
          <m:e>
            <m:r>
              <w:rPr>
                <w:rFonts w:ascii="Cambria Math" w:hAnsi="Cambria Math"/>
              </w:rPr>
              <m:t>θ</m:t>
            </m:r>
          </m:e>
        </m:d>
      </m:oMath>
      <w:r>
        <w:rPr>
          <w:lang w:val="nl"/>
        </w:rPr>
        <w:t xml:space="preserve"> en </w:t>
      </w:r>
      <m:oMath>
        <m:r>
          <w:rPr>
            <w:rFonts w:ascii="Cambria Math" w:hAnsi="Cambria Math"/>
          </w:rPr>
          <m:t>V</m:t>
        </m:r>
        <m:d>
          <m:dPr>
            <m:ctrlPr>
              <w:rPr>
                <w:rFonts w:ascii="Cambria Math" w:hAnsi="Cambria Math"/>
              </w:rPr>
            </m:ctrlPr>
          </m:dPr>
          <m:e>
            <m:r>
              <w:rPr>
                <w:rFonts w:ascii="Cambria Math" w:hAnsi="Cambria Math"/>
              </w:rPr>
              <m:t>θ</m:t>
            </m:r>
          </m:e>
        </m:d>
      </m:oMath>
      <w:r>
        <w:rPr>
          <w:lang w:val="nl"/>
        </w:rPr>
        <w:t xml:space="preserve"> constant zijn, wat betekent dat hij alleen toepasbaar is rond een gekozen gemiddeld vochtgehalte (</w:t>
      </w:r>
      <m:oMath>
        <m:bar>
          <m:barPr>
            <m:pos m:val="top"/>
            <m:ctrlPr>
              <w:rPr>
                <w:rFonts w:ascii="Cambria Math" w:hAnsi="Cambria Math"/>
              </w:rPr>
            </m:ctrlPr>
          </m:barPr>
          <m:e>
            <m:r>
              <w:rPr>
                <w:rFonts w:ascii="Cambria Math" w:hAnsi="Cambria Math"/>
              </w:rPr>
              <m:t>θ</m:t>
            </m:r>
          </m:e>
        </m:bar>
      </m:oMath>
      <w:r>
        <w:rPr>
          <w:lang w:val="nl"/>
        </w:rPr>
        <w:t>).</w:t>
      </w:r>
    </w:p>
    <w:p w14:paraId="0806C498" w14:textId="77777777" w:rsidR="002847D1" w:rsidRDefault="00586405" w:rsidP="00DB7ABC">
      <w:pPr>
        <w:pStyle w:val="NormalNL"/>
      </w:pPr>
      <w:r>
        <w:rPr>
          <w:lang w:val="nl"/>
        </w:rPr>
        <w:t xml:space="preserve">Met constante </w:t>
      </w:r>
      <m:oMath>
        <m:r>
          <w:rPr>
            <w:rFonts w:ascii="Cambria Math" w:hAnsi="Cambria Math"/>
          </w:rPr>
          <m:t>D</m:t>
        </m:r>
      </m:oMath>
      <w:r>
        <w:rPr>
          <w:lang w:val="nl"/>
        </w:rPr>
        <w:t xml:space="preserve"> geldt ook:</w:t>
      </w:r>
    </w:p>
    <w:p w14:paraId="06B0BC1C" w14:textId="3F0E7340" w:rsidR="002847D1" w:rsidRP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θ</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AD6FD5">
        <w:rPr>
          <w:lang w:val="nl"/>
        </w:rPr>
        <w:tab/>
        <w:t>(</w:t>
      </w:r>
      <w:fldSimple w:instr="SEQ eq \* MERGEFORMAT">
        <w:r w:rsidR="00AD6FD5">
          <w:rPr>
            <w:noProof/>
            <w:lang w:val="nl"/>
          </w:rPr>
          <w:t>4</w:t>
        </w:r>
      </w:fldSimple>
      <w:r w:rsidR="00AD6FD5">
        <w:rPr>
          <w:lang w:val="nl"/>
        </w:rPr>
        <w:t>)</w:t>
      </w:r>
    </w:p>
    <w:p w14:paraId="452D3D30" w14:textId="48219A2E" w:rsidR="002847D1" w:rsidRDefault="00586405" w:rsidP="00DB7ABC">
      <w:pPr>
        <w:pStyle w:val="NormalNL"/>
      </w:pPr>
      <w:r>
        <w:rPr>
          <w:lang w:val="nl"/>
        </w:rPr>
        <w:t>In Zwamborn (1995) luidt deze vergelijking:</w:t>
      </w:r>
    </w:p>
    <w:p w14:paraId="3212A9D1" w14:textId="41D7D50B"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rPr>
            </m:ctrlPr>
          </m:sSubPr>
          <m:e>
            <m:r>
              <w:rPr>
                <w:rFonts w:ascii="Cambria Math" w:hAnsi="Cambria Math"/>
              </w:rPr>
              <m:t>h</m:t>
            </m:r>
          </m:e>
          <m:sub>
            <m:r>
              <w:rPr>
                <w:rFonts w:ascii="Cambria Math" w:hAnsi="Cambria Math"/>
              </w:rPr>
              <m:t>1</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θ</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AD6FD5">
        <w:rPr>
          <w:lang w:val="nl"/>
        </w:rPr>
        <w:tab/>
        <w:t>(</w:t>
      </w:r>
      <w:fldSimple w:instr="SEQ eq \* MERGEFORMAT">
        <w:r w:rsidR="00AD6FD5">
          <w:rPr>
            <w:noProof/>
            <w:lang w:val="nl"/>
          </w:rPr>
          <w:t>5</w:t>
        </w:r>
      </w:fldSimple>
      <w:r w:rsidR="00AD6FD5">
        <w:rPr>
          <w:lang w:val="nl"/>
        </w:rPr>
        <w:t>)</w:t>
      </w:r>
    </w:p>
    <w:p w14:paraId="232DC960" w14:textId="1375C5BA" w:rsidR="002847D1" w:rsidRDefault="00586405" w:rsidP="00DB7ABC">
      <w:pPr>
        <w:pStyle w:val="NormalNL"/>
      </w:pPr>
      <w:r>
        <w:rPr>
          <w:lang w:val="nl"/>
        </w:rPr>
        <w:t>Hieruit blijkt dat Zwamborn (1995) en Zwamborn e</w:t>
      </w:r>
      <w:del w:id="32" w:author="BK" w:date="2026-03-09T12:20:00Z">
        <w:r>
          <w:rPr>
            <w:lang w:val="nl"/>
          </w:rPr>
          <w:delText>t al</w:delText>
        </w:r>
      </w:del>
      <w:ins w:id="33" w:author="BK" w:date="2026-03-09T12:20:00Z">
        <w:r>
          <w:rPr>
            <w:lang w:val="nl"/>
          </w:rPr>
          <w:t>.a</w:t>
        </w:r>
      </w:ins>
      <w:r>
        <w:rPr>
          <w:lang w:val="nl"/>
        </w:rPr>
        <w:t xml:space="preserve">. (1995) feitelijk </w:t>
      </w:r>
      <m:oMath>
        <m:r>
          <w:rPr>
            <w:rFonts w:ascii="Cambria Math" w:hAnsi="Cambria Math"/>
          </w:rPr>
          <m:t>V</m:t>
        </m:r>
      </m:oMath>
      <w:r>
        <w:rPr>
          <w:lang w:val="nl"/>
        </w:rPr>
        <w:t xml:space="preserve"> en </w:t>
      </w:r>
      <m:oMath>
        <m:r>
          <w:rPr>
            <w:rFonts w:ascii="Cambria Math" w:hAnsi="Cambria Math"/>
          </w:rPr>
          <m:t>D</m:t>
        </m:r>
      </m:oMath>
      <w:r>
        <w:rPr>
          <w:lang w:val="nl"/>
        </w:rPr>
        <w:t xml:space="preserve"> als constante meenemen.</w:t>
      </w:r>
    </w:p>
    <w:p w14:paraId="2E932325" w14:textId="77777777" w:rsidR="002847D1" w:rsidRDefault="00586405" w:rsidP="00DB7ABC">
      <w:pPr>
        <w:pStyle w:val="NormalNL"/>
      </w:pPr>
      <w:r>
        <w:rPr>
          <w:lang w:val="nl"/>
        </w:rPr>
        <w:t xml:space="preserve">Zij herschrijven de vergelijking vervolgens in termen van de verticale flux </w:t>
      </w:r>
      <m:oMath>
        <m:r>
          <w:rPr>
            <w:rFonts w:ascii="Cambria Math" w:hAnsi="Cambria Math"/>
          </w:rPr>
          <m:t>q</m:t>
        </m:r>
      </m:oMath>
      <w:r>
        <w:rPr>
          <w:lang w:val="nl"/>
        </w:rPr>
        <w:t xml:space="preserve"> in plaats van </w:t>
      </w:r>
      <m:oMath>
        <m:r>
          <w:rPr>
            <w:rFonts w:ascii="Cambria Math" w:hAnsi="Cambria Math"/>
          </w:rPr>
          <m:t>θ</m:t>
        </m:r>
      </m:oMath>
      <w:r>
        <w:rPr>
          <w:lang w:val="nl"/>
        </w:rPr>
        <w:t>. De door hen weggelaten afleiding is opgenomen in de appendix.</w:t>
      </w:r>
    </w:p>
    <w:p w14:paraId="5DB80FEA" w14:textId="77777777" w:rsidR="002847D1" w:rsidRDefault="00586405" w:rsidP="00DB7ABC">
      <w:pPr>
        <w:pStyle w:val="NormalNL"/>
      </w:pPr>
      <w:r>
        <w:rPr>
          <w:lang w:val="nl"/>
        </w:rPr>
        <w:t>Het eindresultaat, zoals toegepast in Munsflow, is:</w:t>
      </w:r>
    </w:p>
    <w:p w14:paraId="1CF05F32" w14:textId="0D163701"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q</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AD6FD5">
        <w:rPr>
          <w:lang w:val="nl"/>
        </w:rPr>
        <w:tab/>
        <w:t>(</w:t>
      </w:r>
      <w:fldSimple w:instr="SEQ eq \* MERGEFORMAT">
        <w:r w:rsidR="00AD6FD5">
          <w:rPr>
            <w:noProof/>
            <w:lang w:val="nl"/>
          </w:rPr>
          <w:t>6</w:t>
        </w:r>
      </w:fldSimple>
      <w:r w:rsidR="00AD6FD5">
        <w:rPr>
          <w:lang w:val="nl"/>
        </w:rPr>
        <w:t>)</w:t>
      </w:r>
    </w:p>
    <w:p w14:paraId="4699A972" w14:textId="731C55BE" w:rsidR="002847D1" w:rsidRDefault="009140C1" w:rsidP="00DB7ABC">
      <w:pPr>
        <w:pStyle w:val="NormalNL"/>
      </w:pPr>
      <w:r>
        <w:rPr>
          <w:lang w:val="nl"/>
        </w:rPr>
        <w:t>Vergelijkingen (</w:t>
      </w:r>
      <w:fldSimple w:instr="SEQ eq \* MERGEFORMAT">
        <w:r>
          <w:rPr>
            <w:noProof/>
            <w:lang w:val="nl"/>
          </w:rPr>
          <w:t>4</w:t>
        </w:r>
      </w:fldSimple>
      <w:r>
        <w:rPr>
          <w:lang w:val="nl"/>
        </w:rPr>
        <w:t>) en (</w:t>
      </w:r>
      <w:fldSimple w:instr="SEQ eq \* MERGEFORMAT">
        <w:r>
          <w:rPr>
            <w:noProof/>
            <w:lang w:val="nl"/>
          </w:rPr>
          <w:t>6</w:t>
        </w:r>
      </w:fldSimple>
      <w:r>
        <w:rPr>
          <w:lang w:val="nl"/>
        </w:rPr>
        <w:t>) zijn identiek; zij hebben een exacte oplossing</w:t>
      </w:r>
      <w:del w:id="34" w:author="BK" w:date="2026-03-09T12:30:00Z">
        <w:r>
          <w:rPr>
            <w:lang w:val="nl"/>
          </w:rPr>
          <w:delText xml:space="preserve"> d</w:delText>
        </w:r>
      </w:del>
      <w:ins w:id="35" w:author="BK" w:date="2026-03-09T12:30:00Z">
        <w:r>
          <w:rPr>
            <w:lang w:val="nl"/>
          </w:rPr>
          <w:t>. D</w:t>
        </w:r>
      </w:ins>
      <w:r>
        <w:rPr>
          <w:lang w:val="nl"/>
        </w:rPr>
        <w:t xml:space="preserve">it geldt voor de situatie met initieel uniforme </w:t>
      </w:r>
      <m:oMath>
        <m:r>
          <w:rPr>
            <w:rFonts w:ascii="Cambria Math" w:hAnsi="Cambria Math"/>
          </w:rPr>
          <m:t>θ</m:t>
        </m:r>
      </m:oMath>
      <w:r>
        <w:rPr>
          <w:lang w:val="nl"/>
        </w:rPr>
        <w:t xml:space="preserve"> resp. </w:t>
      </w:r>
      <m:oMath>
        <m:r>
          <w:rPr>
            <w:rFonts w:ascii="Cambria Math" w:hAnsi="Cambria Math"/>
          </w:rPr>
          <m:t>q</m:t>
        </m:r>
      </m:oMath>
      <w:r>
        <w:rPr>
          <w:lang w:val="nl"/>
        </w:rPr>
        <w:t xml:space="preserve">, waarbij op </w:t>
      </w:r>
      <m:oMath>
        <m:r>
          <w:rPr>
            <w:rFonts w:ascii="Cambria Math" w:hAnsi="Cambria Math"/>
          </w:rPr>
          <m:t>t</m:t>
        </m:r>
        <m:r>
          <m:rPr>
            <m:sty m:val="p"/>
          </m:rPr>
          <w:rPr>
            <w:rFonts w:ascii="Cambria Math" w:hAnsi="Cambria Math"/>
          </w:rPr>
          <m:t>=</m:t>
        </m:r>
        <m:r>
          <w:rPr>
            <w:rFonts w:ascii="Cambria Math" w:hAnsi="Cambria Math"/>
          </w:rPr>
          <m:t>0</m:t>
        </m:r>
      </m:oMath>
      <w:r>
        <w:rPr>
          <w:lang w:val="nl"/>
        </w:rPr>
        <w:t xml:space="preserve"> en </w:t>
      </w:r>
      <m:oMath>
        <m:r>
          <w:rPr>
            <w:rFonts w:ascii="Cambria Math" w:hAnsi="Cambria Math"/>
          </w:rPr>
          <m:t>z</m:t>
        </m:r>
        <m:r>
          <m:rPr>
            <m:sty m:val="p"/>
          </m:rPr>
          <w:rPr>
            <w:rFonts w:ascii="Cambria Math" w:hAnsi="Cambria Math"/>
          </w:rPr>
          <m:t>=</m:t>
        </m:r>
        <m:r>
          <w:rPr>
            <w:rFonts w:ascii="Cambria Math" w:hAnsi="Cambria Math"/>
          </w:rPr>
          <m:t>0</m:t>
        </m:r>
      </m:oMath>
      <w:r>
        <w:rPr>
          <w:lang w:val="nl"/>
        </w:rPr>
        <w:t xml:space="preserve"> de waarde van </w:t>
      </w:r>
      <m:oMath>
        <m:r>
          <w:rPr>
            <w:rFonts w:ascii="Cambria Math" w:hAnsi="Cambria Math"/>
          </w:rPr>
          <m:t>θ</m:t>
        </m:r>
      </m:oMath>
      <w:r>
        <w:rPr>
          <w:lang w:val="nl"/>
        </w:rPr>
        <w:t xml:space="preserve"> </w:t>
      </w:r>
      <w:r>
        <w:rPr>
          <w:lang w:val="nl"/>
        </w:rPr>
        <w:lastRenderedPageBreak/>
        <w:t xml:space="preserve">resp. </w:t>
      </w:r>
      <m:oMath>
        <m:r>
          <w:rPr>
            <w:rFonts w:ascii="Cambria Math" w:hAnsi="Cambria Math"/>
          </w:rPr>
          <m:t>q</m:t>
        </m:r>
      </m:oMath>
      <w:r>
        <w:rPr>
          <w:lang w:val="nl"/>
        </w:rPr>
        <w:t xml:space="preserve"> plotseling verandert tot </w:t>
      </w:r>
      <m:oMath>
        <m:sSub>
          <m:sSubPr>
            <m:ctrlPr>
              <w:rPr>
                <w:rFonts w:ascii="Cambria Math" w:hAnsi="Cambria Math"/>
              </w:rPr>
            </m:ctrlPr>
          </m:sSubPr>
          <m:e>
            <m:r>
              <w:rPr>
                <w:rFonts w:ascii="Cambria Math" w:hAnsi="Cambria Math"/>
              </w:rPr>
              <m:t>θ</m:t>
            </m:r>
          </m:e>
          <m:sub>
            <m:r>
              <w:rPr>
                <w:rFonts w:ascii="Cambria Math" w:hAnsi="Cambria Math"/>
              </w:rPr>
              <m:t>0</m:t>
            </m:r>
          </m:sub>
        </m:sSub>
      </m:oMath>
      <w:r>
        <w:rPr>
          <w:lang w:val="nl"/>
        </w:rPr>
        <w:t xml:space="preserve"> resp.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lang w:val="nl"/>
        </w:rPr>
        <w:t xml:space="preserve">. Uitgeschreven voor </w:t>
      </w:r>
      <m:oMath>
        <m:r>
          <w:rPr>
            <w:rFonts w:ascii="Cambria Math" w:hAnsi="Cambria Math"/>
          </w:rPr>
          <m:t>θ</m:t>
        </m:r>
      </m:oMath>
      <w:r>
        <w:rPr>
          <w:lang w:val="nl"/>
        </w:rPr>
        <w:t xml:space="preserve"> luidt deze</w:t>
      </w:r>
    </w:p>
    <w:p w14:paraId="4AE2F6C8" w14:textId="71ACA286" w:rsidR="002D00AA" w:rsidRPr="00BF572F" w:rsidRDefault="00586405" w:rsidP="00CB3597">
      <w:pPr>
        <w:pStyle w:val="Equation"/>
      </w:pPr>
      <m:oMath>
        <m:r>
          <w:rPr>
            <w:rFonts w:ascii="Cambria Math" w:hAnsi="Cambria Math"/>
          </w:rPr>
          <m:t>θ</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bar>
          <m:barPr>
            <m:pos m:val="top"/>
            <m:ctrlPr>
              <w:rPr>
                <w:rFonts w:ascii="Cambria Math" w:hAnsi="Cambria Math"/>
              </w:rPr>
            </m:ctrlPr>
          </m:barPr>
          <m:e>
            <m:r>
              <w:rPr>
                <w:rFonts w:ascii="Cambria Math" w:hAnsi="Cambria Math"/>
              </w:rPr>
              <m:t>θ</m:t>
            </m:r>
          </m:e>
        </m:bar>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θ</m:t>
                    </m:r>
                  </m:e>
                </m:bar>
              </m:e>
            </m:d>
          </m:num>
          <m:den>
            <m:r>
              <w:rPr>
                <w:rFonts w:ascii="Cambria Math" w:hAnsi="Cambria Math"/>
              </w:rPr>
              <m:t>2</m:t>
            </m:r>
          </m:den>
        </m:f>
        <m:r>
          <m:rPr>
            <m:nor/>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zV</m:t>
                </m:r>
              </m:num>
              <m:den>
                <m:r>
                  <w:rPr>
                    <w:rFonts w:ascii="Cambria Math" w:hAnsi="Cambria Math"/>
                  </w:rPr>
                  <m:t>D</m:t>
                </m:r>
              </m:den>
            </m:f>
          </m:e>
        </m:d>
        <m:r>
          <m:rPr>
            <m:nor/>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Pr>
          <w:lang w:val="nl"/>
        </w:rPr>
        <w:tab/>
        <w:t>(</w:t>
      </w:r>
      <w:r>
        <w:rPr>
          <w:lang w:val="nl"/>
        </w:rPr>
        <w:fldChar w:fldCharType="begin"/>
      </w:r>
      <w:r>
        <w:rPr>
          <w:lang w:val="nl"/>
        </w:rPr>
        <w:instrText xml:space="preserve"> SEQ eq \* MERGEFORMAT </w:instrText>
      </w:r>
      <w:r>
        <w:rPr>
          <w:lang w:val="nl"/>
        </w:rPr>
        <w:fldChar w:fldCharType="separate"/>
      </w:r>
      <w:r>
        <w:rPr>
          <w:noProof/>
          <w:lang w:val="nl"/>
        </w:rPr>
        <w:t>7</w:t>
      </w:r>
      <w:r>
        <w:rPr>
          <w:noProof/>
          <w:lang w:val="nl"/>
        </w:rPr>
        <w:fldChar w:fldCharType="end"/>
      </w:r>
      <w:r>
        <w:rPr>
          <w:lang w:val="nl"/>
        </w:rPr>
        <w:t>)</w:t>
      </w:r>
    </w:p>
    <w:p w14:paraId="2C99E41A" w14:textId="159945C9" w:rsidR="002847D1" w:rsidRDefault="00586405" w:rsidP="00DB7ABC">
      <w:pPr>
        <w:pStyle w:val="NormalNL"/>
      </w:pPr>
      <w:r>
        <w:rPr>
          <w:lang w:val="nl"/>
        </w:rPr>
        <w:t xml:space="preserve">Vervang daarin </w:t>
      </w:r>
      <m:oMath>
        <m:r>
          <w:rPr>
            <w:rFonts w:ascii="Cambria Math" w:hAnsi="Cambria Math"/>
          </w:rPr>
          <m:t>θ</m:t>
        </m:r>
      </m:oMath>
      <w:r>
        <w:rPr>
          <w:lang w:val="nl"/>
        </w:rPr>
        <w:t xml:space="preserve"> door </w:t>
      </w:r>
      <m:oMath>
        <m:r>
          <w:rPr>
            <w:rFonts w:ascii="Cambria Math" w:hAnsi="Cambria Math"/>
          </w:rPr>
          <m:t>q</m:t>
        </m:r>
      </m:oMath>
      <w:r>
        <w:rPr>
          <w:lang w:val="nl"/>
        </w:rPr>
        <w:t xml:space="preserve"> en </w:t>
      </w:r>
      <m:oMath>
        <m:sSub>
          <m:sSubPr>
            <m:ctrlPr>
              <w:rPr>
                <w:rFonts w:ascii="Cambria Math" w:hAnsi="Cambria Math"/>
              </w:rPr>
            </m:ctrlPr>
          </m:sSubPr>
          <m:e>
            <m:r>
              <w:rPr>
                <w:rFonts w:ascii="Cambria Math" w:hAnsi="Cambria Math"/>
              </w:rPr>
              <m:t>θ</m:t>
            </m:r>
          </m:e>
          <m:sub>
            <m:r>
              <w:rPr>
                <w:rFonts w:ascii="Cambria Math" w:hAnsi="Cambria Math"/>
              </w:rPr>
              <m:t>0</m:t>
            </m:r>
          </m:sub>
        </m:sSub>
      </m:oMath>
      <w:r>
        <w:rPr>
          <w:lang w:val="nl"/>
        </w:rPr>
        <w:t xml:space="preserve"> door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lang w:val="nl"/>
        </w:rPr>
        <w:t xml:space="preserve"> om de oplossing voor </w:t>
      </w:r>
      <m:oMath>
        <m:r>
          <w:rPr>
            <w:rFonts w:ascii="Cambria Math" w:hAnsi="Cambria Math"/>
          </w:rPr>
          <m:t>q</m:t>
        </m:r>
      </m:oMath>
      <w:r>
        <w:rPr>
          <w:lang w:val="nl"/>
        </w:rPr>
        <w:t xml:space="preserve"> te krijgen (zie appendix). Bij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θ</m:t>
            </m:r>
          </m:e>
        </m:bar>
        <m:r>
          <m:rPr>
            <m:sty m:val="p"/>
          </m:rPr>
          <w:rPr>
            <w:rFonts w:ascii="Cambria Math" w:hAnsi="Cambria Math"/>
          </w:rPr>
          <m:t>=</m:t>
        </m:r>
        <m:r>
          <w:rPr>
            <w:rFonts w:ascii="Cambria Math" w:hAnsi="Cambria Math"/>
          </w:rPr>
          <m:t>1</m:t>
        </m:r>
      </m:oMath>
      <w:r>
        <w:rPr>
          <w:lang w:val="nl"/>
        </w:rPr>
        <w:t xml:space="preserve"> of </w:t>
      </w: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r>
          <w:rPr>
            <w:rFonts w:ascii="Cambria Math" w:hAnsi="Cambria Math"/>
          </w:rPr>
          <m:t>1</m:t>
        </m:r>
      </m:oMath>
      <w:r>
        <w:rPr>
          <w:lang w:val="nl"/>
        </w:rPr>
        <w:t xml:space="preserve"> cm/d stelt dit de staprespons voor. De afgeleide daarvan is de impulsrespons. Door de staprespons op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Δt</m:t>
        </m:r>
      </m:oMath>
      <w:r>
        <w:rPr>
          <w:lang w:val="nl"/>
        </w:rPr>
        <w:t xml:space="preserve"> af te trekken van die op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rPr>
          <w:lang w:val="nl"/>
        </w:rPr>
        <w:t xml:space="preserve">, ontstaat direct de blokrespons voor willekeurige tijdstaplengte </w:t>
      </w:r>
      <m:oMath>
        <m:r>
          <w:rPr>
            <w:rFonts w:ascii="Cambria Math" w:hAnsi="Cambria Math"/>
          </w:rPr>
          <m:t>Δt</m:t>
        </m:r>
      </m:oMath>
      <w:r>
        <w:rPr>
          <w:lang w:val="nl"/>
        </w:rPr>
        <w:t>.</w:t>
      </w:r>
    </w:p>
    <w:p w14:paraId="26D071CB" w14:textId="6F7E91B9" w:rsidR="002847D1" w:rsidRDefault="00586405" w:rsidP="00DB7ABC">
      <w:pPr>
        <w:pStyle w:val="NormalNL"/>
      </w:pPr>
      <w:r>
        <w:rPr>
          <w:lang w:val="nl"/>
        </w:rPr>
        <w:t xml:space="preserve">Via standaard convolutie (of filteren met de blokrespons als gewicht) kan </w:t>
      </w:r>
      <m:oMath>
        <m:r>
          <w:rPr>
            <w:rFonts w:ascii="Cambria Math" w:hAnsi="Cambria Math"/>
          </w:rPr>
          <m:t>θ</m:t>
        </m:r>
      </m:oMath>
      <w:r>
        <w:rPr>
          <w:lang w:val="nl"/>
        </w:rPr>
        <w:t xml:space="preserve"> resp. </w:t>
      </w:r>
      <m:oMath>
        <m:r>
          <w:rPr>
            <w:rFonts w:ascii="Cambria Math" w:hAnsi="Cambria Math"/>
          </w:rPr>
          <m:t>q</m:t>
        </m:r>
      </m:oMath>
      <w:r>
        <w:rPr>
          <w:lang w:val="nl"/>
        </w:rPr>
        <w:t xml:space="preserve"> op elke diepte en tijd worden berekend bij gegeven invoerreeks aan de top van de percolatiezone. Als we, zoals Munsflow doet, in </w:t>
      </w:r>
      <m:oMath>
        <m:r>
          <w:rPr>
            <w:rFonts w:ascii="Cambria Math" w:hAnsi="Cambria Math"/>
          </w:rPr>
          <m:t>q</m:t>
        </m:r>
      </m:oMath>
      <w:r>
        <w:rPr>
          <w:lang w:val="nl"/>
        </w:rPr>
        <w:t xml:space="preserve"> modelleren, dan volgt het vochtgehalte </w:t>
      </w:r>
      <m:oMath>
        <m:r>
          <w:rPr>
            <w:rFonts w:ascii="Cambria Math" w:hAnsi="Cambria Math"/>
          </w:rPr>
          <m:t>θ</m:t>
        </m:r>
      </m:oMath>
      <w:r>
        <w:rPr>
          <w:lang w:val="nl"/>
        </w:rPr>
        <w:t xml:space="preserve"> direct uit de inversie van de relatie </w:t>
      </w: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θ</m:t>
            </m:r>
          </m:e>
        </m:d>
      </m:oMath>
      <w:r>
        <w:rPr>
          <w:lang w:val="nl"/>
        </w:rPr>
        <w:t xml:space="preserve">, met andere woorden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q</m:t>
            </m:r>
          </m:e>
        </m:d>
      </m:oMath>
      <w:r>
        <w:rPr>
          <w:lang w:val="nl"/>
        </w:rPr>
        <w:t>.</w:t>
      </w:r>
    </w:p>
    <w:p w14:paraId="0FD93111" w14:textId="3588E76C" w:rsidR="002847D1" w:rsidRDefault="00586405" w:rsidP="00DB7ABC">
      <w:pPr>
        <w:pStyle w:val="NormalNL"/>
      </w:pPr>
      <w:r>
        <w:rPr>
          <w:lang w:val="nl"/>
        </w:rPr>
        <w:t xml:space="preserve">Door </w:t>
      </w:r>
      <m:oMath>
        <m:r>
          <w:rPr>
            <w:rFonts w:ascii="Cambria Math" w:hAnsi="Cambria Math"/>
          </w:rPr>
          <m:t>z</m:t>
        </m:r>
      </m:oMath>
      <w:r>
        <w:rPr>
          <w:lang w:val="nl"/>
        </w:rPr>
        <w:t xml:space="preserve"> gelijk te kiezen aan de diepte vanaf de onderzijde van de percolatiezone, geeft de oplossing direct de staprespons voor </w:t>
      </w:r>
      <m:oMath>
        <m:r>
          <w:rPr>
            <w:rFonts w:ascii="Cambria Math" w:hAnsi="Cambria Math"/>
          </w:rPr>
          <m:t>θ</m:t>
        </m:r>
      </m:oMath>
      <w:r>
        <w:rPr>
          <w:lang w:val="nl"/>
        </w:rPr>
        <w:t xml:space="preserve"> resp. </w:t>
      </w:r>
      <m:oMath>
        <m:r>
          <w:rPr>
            <w:rFonts w:ascii="Cambria Math" w:hAnsi="Cambria Math"/>
          </w:rPr>
          <m:t>q</m:t>
        </m:r>
      </m:oMath>
      <w:r>
        <w:rPr>
          <w:lang w:val="nl"/>
        </w:rPr>
        <w:t xml:space="preserve"> ter hoogte van het freatisch vlak. Deze </w:t>
      </w:r>
      <m:oMath>
        <m:r>
          <w:rPr>
            <w:rFonts w:ascii="Cambria Math" w:hAnsi="Cambria Math"/>
          </w:rPr>
          <m:t>q</m:t>
        </m:r>
      </m:oMath>
      <w:r>
        <w:rPr>
          <w:lang w:val="nl"/>
        </w:rPr>
        <w:t xml:space="preserve"> is het gezochte neerslagoverschot. De oplossingen voor </w:t>
      </w:r>
      <m:oMath>
        <m:r>
          <w:rPr>
            <w:rFonts w:ascii="Cambria Math" w:hAnsi="Cambria Math"/>
          </w:rPr>
          <m:t>θ</m:t>
        </m:r>
      </m:oMath>
      <w:r>
        <w:rPr>
          <w:lang w:val="nl"/>
        </w:rPr>
        <w:t xml:space="preserve"> is nuttig voor vergelijking met vochtmetingen in de percolatiezone, terwijl die voor </w:t>
      </w:r>
      <m:oMath>
        <m:r>
          <w:rPr>
            <w:rFonts w:ascii="Cambria Math" w:hAnsi="Cambria Math"/>
          </w:rPr>
          <m:t>q</m:t>
        </m:r>
      </m:oMath>
      <w:r>
        <w:rPr>
          <w:lang w:val="nl"/>
        </w:rPr>
        <w:t xml:space="preserve"> de gezochte flux levert.</w:t>
      </w:r>
    </w:p>
    <w:p w14:paraId="1A3C1964" w14:textId="6022D773" w:rsidR="002847D1" w:rsidRDefault="000851BC" w:rsidP="00DB7ABC">
      <w:pPr>
        <w:pStyle w:val="NormalNL"/>
      </w:pPr>
      <w:r>
        <w:rPr>
          <w:lang w:val="nl"/>
        </w:rPr>
        <w:t xml:space="preserve">Afbeelding </w:t>
      </w:r>
      <w:hyperlink w:anchor="fig:Stap-respons-en-block-response">
        <w:r>
          <w:rPr>
            <w:rStyle w:val="Hyperlink"/>
            <w:lang w:val="nl"/>
          </w:rPr>
          <w:t>2</w:t>
        </w:r>
      </w:hyperlink>
      <w:r>
        <w:rPr>
          <w:lang w:val="nl"/>
        </w:rPr>
        <w:t xml:space="preserve"> toont de berekende stap-, impuls- en blokrespons. Het oppervlak onder impuls- en blokrespons is 1; de blokrespons is iets naar rechts verschoven omdat haar gemiddelde bij </w:t>
      </w:r>
      <m:oMath>
        <m:r>
          <w:rPr>
            <w:rFonts w:ascii="Cambria Math" w:hAnsi="Cambria Math"/>
          </w:rPr>
          <m:t>Δt</m:t>
        </m:r>
        <m:r>
          <m:rPr>
            <m:sty m:val="p"/>
          </m:rPr>
          <w:rPr>
            <w:rFonts w:ascii="Cambria Math" w:hAnsi="Cambria Math"/>
          </w:rPr>
          <m:t>=</m:t>
        </m:r>
        <m:r>
          <w:rPr>
            <w:rFonts w:ascii="Cambria Math" w:hAnsi="Cambria Math"/>
          </w:rPr>
          <m:t>1</m:t>
        </m:r>
      </m:oMath>
      <w:r>
        <w:rPr>
          <w:lang w:val="nl"/>
        </w:rPr>
        <w:t xml:space="preserve"> d op </w:t>
      </w:r>
      <m:oMath>
        <m:r>
          <w:rPr>
            <w:rFonts w:ascii="Cambria Math" w:hAnsi="Cambria Math"/>
          </w:rPr>
          <m:t>t</m:t>
        </m:r>
        <m:r>
          <m:rPr>
            <m:sty m:val="p"/>
          </m:rPr>
          <w:rPr>
            <w:rFonts w:ascii="Cambria Math" w:hAnsi="Cambria Math"/>
          </w:rPr>
          <m:t>=</m:t>
        </m:r>
        <m:r>
          <w:rPr>
            <w:rFonts w:ascii="Cambria Math" w:hAnsi="Cambria Math"/>
          </w:rPr>
          <m:t>0.5</m:t>
        </m:r>
      </m:oMath>
      <w:r>
        <w:rPr>
          <w:lang w:val="nl"/>
        </w:rPr>
        <w:t xml:space="preserve"> d ligt.</w:t>
      </w:r>
    </w:p>
    <w:p w14:paraId="0EA6DE5C" w14:textId="04B2BE8E" w:rsidR="002847D1" w:rsidRDefault="00586405" w:rsidP="00DB7ABC">
      <w:pPr>
        <w:pStyle w:val="NormalNL"/>
      </w:pPr>
      <w:r>
        <w:rPr>
          <w:lang w:val="nl"/>
        </w:rPr>
        <w:t xml:space="preserve">De berekeningen zijn uitgevoerd voor </w:t>
      </w: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bar>
              <m:barPr>
                <m:pos m:val="top"/>
                <m:ctrlPr>
                  <w:rPr>
                    <w:rFonts w:ascii="Cambria Math" w:hAnsi="Cambria Math"/>
                  </w:rPr>
                </m:ctrlPr>
              </m:barPr>
              <m:e>
                <m:r>
                  <w:rPr>
                    <w:rFonts w:ascii="Cambria Math" w:hAnsi="Cambria Math"/>
                  </w:rPr>
                  <m:t>θ</m:t>
                </m:r>
              </m:e>
            </m:bar>
          </m:e>
        </m:d>
        <m:r>
          <m:rPr>
            <m:sty m:val="p"/>
          </m:rPr>
          <w:rPr>
            <w:rFonts w:ascii="Cambria Math" w:hAnsi="Cambria Math"/>
          </w:rPr>
          <m:t>=</m:t>
        </m:r>
        <m:r>
          <w:rPr>
            <w:rFonts w:ascii="Cambria Math" w:hAnsi="Cambria Math"/>
          </w:rPr>
          <m:t>0.1</m:t>
        </m:r>
      </m:oMath>
      <w:r>
        <w:rPr>
          <w:lang w:val="nl"/>
        </w:rPr>
        <w:t xml:space="preserve"> cm/d, wat overeenkomt met </w:t>
      </w:r>
      <m:oMath>
        <m:r>
          <w:rPr>
            <w:rFonts w:ascii="Cambria Math" w:hAnsi="Cambria Math"/>
          </w:rPr>
          <m:t>θ</m:t>
        </m:r>
        <m:r>
          <m:rPr>
            <m:sty m:val="p"/>
          </m:rPr>
          <w:rPr>
            <w:rFonts w:ascii="Cambria Math" w:hAnsi="Cambria Math"/>
          </w:rPr>
          <m:t>=</m:t>
        </m:r>
        <m:r>
          <w:rPr>
            <w:rFonts w:ascii="Cambria Math" w:hAnsi="Cambria Math"/>
          </w:rPr>
          <m:t>9.1</m:t>
        </m:r>
        <m:r>
          <m:rPr>
            <m:sty m:val="p"/>
          </m:rPr>
          <w:rPr>
            <w:rFonts w:ascii="Cambria Math" w:hAnsi="Cambria Math"/>
          </w:rPr>
          <m:t>%</m:t>
        </m:r>
      </m:oMath>
      <w:r>
        <w:rPr>
          <w:lang w:val="nl"/>
        </w:rPr>
        <w:t xml:space="preserve"> voor grof zand (code O03 </w:t>
      </w:r>
      <w:del w:id="36" w:author="BK" w:date="2026-03-09T14:02:00Z">
        <w:r>
          <w:rPr>
            <w:lang w:val="nl"/>
          </w:rPr>
          <w:delText>uit</w:delText>
        </w:r>
      </w:del>
      <w:ins w:id="37" w:author="BK" w:date="2026-03-09T14:02:00Z">
        <w:r>
          <w:rPr>
            <w:lang w:val="nl"/>
          </w:rPr>
          <w:t>van</w:t>
        </w:r>
      </w:ins>
      <w:r>
        <w:rPr>
          <w:lang w:val="nl"/>
        </w:rPr>
        <w:t xml:space="preserve"> de Staringreeks). De bijbehorende daalsnelheid is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0.091</m:t>
            </m:r>
          </m:e>
        </m:d>
        <m:r>
          <m:rPr>
            <m:sty m:val="p"/>
          </m:rPr>
          <w:rPr>
            <w:rFonts w:ascii="Cambria Math" w:hAnsi="Cambria Math"/>
          </w:rPr>
          <m:t>/</m:t>
        </m:r>
        <m:r>
          <w:rPr>
            <w:rFonts w:ascii="Cambria Math" w:hAnsi="Cambria Math"/>
          </w:rPr>
          <m:t>dθ</m:t>
        </m:r>
        <m:r>
          <m:rPr>
            <m:sty m:val="p"/>
          </m:rPr>
          <w:rPr>
            <w:rFonts w:ascii="Cambria Math" w:hAnsi="Cambria Math"/>
          </w:rPr>
          <m:t>=</m:t>
        </m:r>
        <m:r>
          <w:rPr>
            <w:rFonts w:ascii="Cambria Math" w:hAnsi="Cambria Math"/>
          </w:rPr>
          <m:t>3.9</m:t>
        </m:r>
      </m:oMath>
      <w:r>
        <w:rPr>
          <w:lang w:val="nl"/>
        </w:rPr>
        <w:t xml:space="preserve"> cm/d, of circa 1 m per maand. De resultaten hangen sterk af van de gekozen gemiddelde </w:t>
      </w:r>
      <m:oMath>
        <m:bar>
          <m:barPr>
            <m:pos m:val="top"/>
            <m:ctrlPr>
              <w:rPr>
                <w:rFonts w:ascii="Cambria Math" w:hAnsi="Cambria Math"/>
              </w:rPr>
            </m:ctrlPr>
          </m:barPr>
          <m:e>
            <m:r>
              <w:rPr>
                <w:rFonts w:ascii="Cambria Math" w:hAnsi="Cambria Math"/>
              </w:rPr>
              <m:t>q</m:t>
            </m:r>
          </m:e>
        </m:bar>
      </m:oMath>
      <w:r>
        <w:rPr>
          <w:lang w:val="nl"/>
        </w:rPr>
        <w:t xml:space="preserve"> of </w:t>
      </w:r>
      <m:oMath>
        <m:bar>
          <m:barPr>
            <m:pos m:val="top"/>
            <m:ctrlPr>
              <w:rPr>
                <w:rFonts w:ascii="Cambria Math" w:hAnsi="Cambria Math"/>
              </w:rPr>
            </m:ctrlPr>
          </m:barPr>
          <m:e>
            <m:r>
              <w:rPr>
                <w:rFonts w:ascii="Cambria Math" w:hAnsi="Cambria Math"/>
              </w:rPr>
              <m:t>θ</m:t>
            </m:r>
          </m:e>
        </m:bar>
      </m:oMath>
      <w:r>
        <w:rPr>
          <w:lang w:val="nl"/>
        </w:rPr>
        <w:t>: hoe groter de gemiddelde waarde, hoe groter de doorlatendheid en dus de snelheid waarmee een vochtfront afdaalt.</w:t>
      </w:r>
    </w:p>
    <w:p w14:paraId="7E05B08D" w14:textId="2B428C45" w:rsidR="000851BC" w:rsidRDefault="000851BC" w:rsidP="000851BC">
      <w:pPr>
        <w:pStyle w:val="NormalNL"/>
        <w:keepNext/>
      </w:pPr>
      <w:r>
        <w:rPr>
          <w:noProof/>
          <w:lang w:val="nl"/>
        </w:rPr>
        <w:lastRenderedPageBreak/>
        <w:drawing>
          <wp:inline distT="0" distB="0" distL="0" distR="0" wp14:anchorId="330BEF3C" wp14:editId="039B8C24">
            <wp:extent cx="3675888" cy="1837944"/>
            <wp:effectExtent l="0" t="0" r="0" b="0"/>
            <wp:docPr id="493285224" name="Picture" descr="[fig:Stap-respons-en-block-response]Stap respons en blok respons (dt=1 d) voor gemiddelde flux van 0.1 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GRWMODELS_python_tools_Stromingen_Kinematic_wave_images_SR_munsflow_1mmpd.png"/>
                    <pic:cNvPicPr>
                      <a:picLocks noChangeAspect="1" noChangeArrowheads="1"/>
                    </pic:cNvPicPr>
                  </pic:nvPicPr>
                  <pic:blipFill>
                    <a:blip r:embed="rId11"/>
                    <a:stretch>
                      <a:fillRect/>
                    </a:stretch>
                  </pic:blipFill>
                  <pic:spPr bwMode="auto">
                    <a:xfrm>
                      <a:off x="0" y="0"/>
                      <a:ext cx="3675888" cy="1837944"/>
                    </a:xfrm>
                    <a:prstGeom prst="rect">
                      <a:avLst/>
                    </a:prstGeom>
                    <a:noFill/>
                    <a:ln w="9525">
                      <a:noFill/>
                      <a:headEnd/>
                      <a:tailEnd/>
                    </a:ln>
                  </pic:spPr>
                </pic:pic>
              </a:graphicData>
            </a:graphic>
          </wp:inline>
        </w:drawing>
      </w:r>
    </w:p>
    <w:p w14:paraId="74C68B91" w14:textId="63E784EB" w:rsidR="00453A7A" w:rsidRDefault="00453A7A" w:rsidP="000851BC">
      <w:pPr>
        <w:pStyle w:val="NormalNL"/>
        <w:keepNext/>
      </w:pPr>
      <w:r>
        <w:rPr>
          <w:noProof/>
          <w:lang w:val="nl"/>
        </w:rPr>
        <w:drawing>
          <wp:inline distT="0" distB="0" distL="0" distR="0" wp14:anchorId="43E305CF" wp14:editId="7B958766">
            <wp:extent cx="3675888" cy="1837944"/>
            <wp:effectExtent l="0" t="0" r="0" b="0"/>
            <wp:docPr id="1830090530" name="Picture 9"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0530" name="Picture 9" descr="A graph with colored lines and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5888" cy="1837944"/>
                    </a:xfrm>
                    <a:prstGeom prst="rect">
                      <a:avLst/>
                    </a:prstGeom>
                  </pic:spPr>
                </pic:pic>
              </a:graphicData>
            </a:graphic>
          </wp:inline>
        </w:drawing>
      </w:r>
    </w:p>
    <w:p w14:paraId="54A8BDB4" w14:textId="1CEFD841" w:rsidR="002847D1" w:rsidRDefault="000851BC" w:rsidP="00A82B07">
      <w:pPr>
        <w:pStyle w:val="CaptionNL"/>
      </w:pPr>
      <w:bookmarkStart w:id="38" w:name="fig3"/>
      <w:r>
        <w:rPr>
          <w:iCs/>
          <w:lang w:val="nl"/>
        </w:rPr>
        <w:t xml:space="preserve">Afbeelding </w:t>
      </w:r>
      <w:r>
        <w:rPr>
          <w:iCs/>
          <w:lang w:val="nl"/>
        </w:rPr>
        <w:fldChar w:fldCharType="begin"/>
      </w:r>
      <w:r>
        <w:rPr>
          <w:iCs/>
          <w:lang w:val="nl"/>
        </w:rPr>
        <w:instrText xml:space="preserve"> SEQ Afb. \* ARABIC </w:instrText>
      </w:r>
      <w:r>
        <w:rPr>
          <w:iCs/>
          <w:lang w:val="nl"/>
        </w:rPr>
        <w:fldChar w:fldCharType="separate"/>
      </w:r>
      <w:r>
        <w:rPr>
          <w:iCs/>
          <w:noProof/>
          <w:lang w:val="nl"/>
        </w:rPr>
        <w:t>2</w:t>
      </w:r>
      <w:r>
        <w:rPr>
          <w:iCs/>
          <w:noProof/>
          <w:lang w:val="nl"/>
        </w:rPr>
        <w:fldChar w:fldCharType="end"/>
      </w:r>
      <w:bookmarkEnd w:id="38"/>
      <w:r>
        <w:rPr>
          <w:iCs/>
          <w:lang w:val="nl"/>
        </w:rPr>
        <w:tab/>
        <w:t>Impulsrespons (IR) en blokrespons (BR) (</w:t>
      </w:r>
      <m:oMath>
        <m:r>
          <w:rPr>
            <w:rFonts w:ascii="Cambria Math" w:hAnsi="Cambria Math"/>
          </w:rPr>
          <m:t>dt=1</m:t>
        </m:r>
      </m:oMath>
      <w:r>
        <w:rPr>
          <w:iCs/>
          <w:lang w:val="nl"/>
        </w:rPr>
        <w:t xml:space="preserve"> d) voor gemiddelde flux van 0.1 cm/d</w:t>
      </w:r>
    </w:p>
    <w:p w14:paraId="653B3B15" w14:textId="4ACEE486" w:rsidR="002847D1" w:rsidRDefault="001E12E1" w:rsidP="00DB7ABC">
      <w:pPr>
        <w:pStyle w:val="NormalNL"/>
      </w:pPr>
      <w:r>
        <w:rPr>
          <w:lang w:val="nl"/>
        </w:rPr>
        <w:fldChar w:fldCharType="begin"/>
      </w:r>
      <w:r>
        <w:rPr>
          <w:lang w:val="nl"/>
        </w:rPr>
        <w:instrText xml:space="preserve"> REF _Ref213375271 \h </w:instrText>
      </w:r>
      <w:r>
        <w:rPr>
          <w:lang w:val="nl"/>
        </w:rPr>
      </w:r>
      <w:r>
        <w:rPr>
          <w:lang w:val="nl"/>
        </w:rPr>
        <w:fldChar w:fldCharType="separate"/>
      </w:r>
      <w:r>
        <w:rPr>
          <w:lang w:val="nl"/>
        </w:rPr>
        <w:t xml:space="preserve">Afbeelding </w:t>
      </w:r>
      <w:r>
        <w:rPr>
          <w:noProof/>
          <w:lang w:val="nl"/>
        </w:rPr>
        <w:t>3</w:t>
      </w:r>
      <w:r>
        <w:rPr>
          <w:lang w:val="nl"/>
        </w:rPr>
        <w:fldChar w:fldCharType="end"/>
      </w:r>
      <w:r>
        <w:rPr>
          <w:lang w:val="nl"/>
        </w:rPr>
        <w:t xml:space="preserve"> toont dit aan de hand van de stapresponsen (doorbraakkrommen) voor een 10 m dikke percolatiezone. Daaruit blijkt dat in Munsflow het aangenomen gemiddelde vochtgehalte bepalend is voor het resultaat. Deze verschillen vloeien geheel voort uit de niet-lineariteit van de onverzadigde bodemeigenschappen.</w:t>
      </w:r>
    </w:p>
    <w:p w14:paraId="6DD58650" w14:textId="77777777" w:rsidR="002847D1" w:rsidRDefault="00586405" w:rsidP="000851BC">
      <w:pPr>
        <w:pStyle w:val="NormalNL"/>
        <w:keepNext/>
      </w:pPr>
      <w:r>
        <w:rPr>
          <w:noProof/>
          <w:lang w:val="nl"/>
        </w:rPr>
        <w:drawing>
          <wp:inline distT="0" distB="0" distL="0" distR="0" wp14:anchorId="370B88AF" wp14:editId="309388ED">
            <wp:extent cx="3675888" cy="1837944"/>
            <wp:effectExtent l="0" t="0" r="0" b="0"/>
            <wp:docPr id="753215222" name="Picture" descr="Doorbraak krommen (stapresponsen) voor een 10 m diepe percolatiezone afhankelijk van de gemiddelde 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3_Users_Theo_GRWMODELS_python_tools_Stromingen_Kinematic_wave_images_SR_munsflow_afh_q.png"/>
                    <pic:cNvPicPr>
                      <a:picLocks noChangeAspect="1" noChangeArrowheads="1"/>
                    </pic:cNvPicPr>
                  </pic:nvPicPr>
                  <pic:blipFill>
                    <a:blip r:embed="rId13"/>
                    <a:stretch>
                      <a:fillRect/>
                    </a:stretch>
                  </pic:blipFill>
                  <pic:spPr bwMode="auto">
                    <a:xfrm>
                      <a:off x="0" y="0"/>
                      <a:ext cx="3675888" cy="1837944"/>
                    </a:xfrm>
                    <a:prstGeom prst="rect">
                      <a:avLst/>
                    </a:prstGeom>
                    <a:noFill/>
                    <a:ln w="9525">
                      <a:noFill/>
                      <a:headEnd/>
                      <a:tailEnd/>
                    </a:ln>
                  </pic:spPr>
                </pic:pic>
              </a:graphicData>
            </a:graphic>
          </wp:inline>
        </w:drawing>
      </w:r>
    </w:p>
    <w:p w14:paraId="338E9084" w14:textId="38480856" w:rsidR="002847D1" w:rsidRDefault="000851BC" w:rsidP="00A82B07">
      <w:pPr>
        <w:pStyle w:val="CaptionNL"/>
      </w:pPr>
      <w:bookmarkStart w:id="39" w:name="_Ref213375271"/>
      <w:bookmarkStart w:id="40" w:name="fig4"/>
      <w:bookmarkStart w:id="41" w:name="_Ref213375263"/>
      <w:r>
        <w:rPr>
          <w:iCs/>
          <w:lang w:val="nl"/>
        </w:rPr>
        <w:t xml:space="preserve">Afbeelding </w:t>
      </w:r>
      <w:r>
        <w:rPr>
          <w:iCs/>
          <w:lang w:val="nl"/>
        </w:rPr>
        <w:fldChar w:fldCharType="begin"/>
      </w:r>
      <w:r>
        <w:rPr>
          <w:iCs/>
          <w:lang w:val="nl"/>
        </w:rPr>
        <w:instrText xml:space="preserve"> SEQ Afb. \* ARABIC </w:instrText>
      </w:r>
      <w:r>
        <w:rPr>
          <w:iCs/>
          <w:lang w:val="nl"/>
        </w:rPr>
        <w:fldChar w:fldCharType="separate"/>
      </w:r>
      <w:r>
        <w:rPr>
          <w:iCs/>
          <w:noProof/>
          <w:lang w:val="nl"/>
        </w:rPr>
        <w:t>3</w:t>
      </w:r>
      <w:r>
        <w:rPr>
          <w:iCs/>
          <w:noProof/>
          <w:lang w:val="nl"/>
        </w:rPr>
        <w:fldChar w:fldCharType="end"/>
      </w:r>
      <w:bookmarkEnd w:id="39"/>
      <w:r>
        <w:rPr>
          <w:iCs/>
          <w:lang w:val="nl"/>
        </w:rPr>
        <w:tab/>
        <w:t xml:space="preserve"> </w:t>
      </w:r>
      <w:bookmarkEnd w:id="40"/>
      <w:r>
        <w:rPr>
          <w:iCs/>
          <w:lang w:val="nl"/>
        </w:rPr>
        <w:t>Doorbraakkrommen (stapresponsen, SR) voor een 10 m diepe percolatiezone afhankelijk van de gemiddelde flux</w:t>
      </w:r>
      <w:bookmarkEnd w:id="41"/>
    </w:p>
    <w:p w14:paraId="7F4AEFB1" w14:textId="77777777" w:rsidR="002847D1" w:rsidRDefault="00586405" w:rsidP="00DB7ABC">
      <w:pPr>
        <w:pStyle w:val="Kop10"/>
      </w:pPr>
      <w:bookmarkStart w:id="42" w:name="kinematic-wave-kw"/>
      <w:bookmarkEnd w:id="31"/>
      <w:r>
        <w:rPr>
          <w:lang w:val="nl"/>
        </w:rPr>
        <w:t>Kinematic Wave (KW)</w:t>
      </w:r>
    </w:p>
    <w:p w14:paraId="78DA4E09" w14:textId="7F7A4FEC" w:rsidR="002847D1" w:rsidRDefault="00586405" w:rsidP="00DB7ABC">
      <w:pPr>
        <w:pStyle w:val="NormalNL"/>
      </w:pPr>
      <w:r>
        <w:rPr>
          <w:lang w:val="nl"/>
        </w:rPr>
        <w:lastRenderedPageBreak/>
        <w:t xml:space="preserve">Waar Munsflow diffusiviteit en de snelheid </w:t>
      </w:r>
      <m:oMath>
        <m:r>
          <w:rPr>
            <w:rFonts w:ascii="Cambria Math" w:hAnsi="Cambria Math"/>
          </w:rPr>
          <m:t>V</m:t>
        </m:r>
      </m:oMath>
      <w:r>
        <w:rPr>
          <w:lang w:val="nl"/>
        </w:rPr>
        <w:t xml:space="preserve"> van punten van het vochtprofiel constant aanneemt, volgt de KW-aanpak een andere logica. In dikke percolatiezones varieert het vochtgehalte slechts weinig, waardoor ook de daarvan afhankelijke gradiënten van de capillaire spanning </w:t>
      </w:r>
      <m:oMath>
        <m:r>
          <w:rPr>
            <w:rFonts w:ascii="Cambria Math" w:hAnsi="Cambria Math"/>
          </w:rPr>
          <m:t>ψ</m:t>
        </m:r>
      </m:oMath>
      <w:r>
        <w:rPr>
          <w:lang w:val="nl"/>
        </w:rPr>
        <w:t xml:space="preserve"> verwaarloosbaar worden geacht</w:t>
      </w:r>
      <w:ins w:id="43" w:author="BK" w:date="2026-03-09T13:00:00Z">
        <w:r>
          <w:rPr>
            <w:lang w:val="nl"/>
          </w:rPr>
          <w:t>.</w:t>
        </w:r>
      </w:ins>
      <w:r>
        <w:rPr>
          <w:lang w:val="nl"/>
        </w:rPr>
        <w:t xml:space="preserve"> Door weglaten van de term met </w:t>
      </w:r>
      <m:oMath>
        <m:r>
          <w:rPr>
            <w:rFonts w:ascii="Cambria Math" w:hAnsi="Cambria Math"/>
          </w:rPr>
          <m:t>ψ</m:t>
        </m:r>
      </m:oMath>
      <w:r>
        <w:rPr>
          <w:lang w:val="nl"/>
        </w:rPr>
        <w:t xml:space="preserve"> reduceert de Richards-vergelijking (</w:t>
      </w:r>
      <w:fldSimple w:instr="SEQ eq \* MERGEFORMAT">
        <w:r>
          <w:rPr>
            <w:noProof/>
            <w:lang w:val="nl"/>
          </w:rPr>
          <w:t>1</w:t>
        </w:r>
      </w:fldSimple>
      <w:r>
        <w:rPr>
          <w:lang w:val="nl"/>
        </w:rPr>
        <w:t>) tot</w:t>
      </w:r>
    </w:p>
    <w:p w14:paraId="7FF0F6C1" w14:textId="3A689B6A"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rsidR="00AD6FD5">
        <w:rPr>
          <w:lang w:val="nl"/>
        </w:rPr>
        <w:tab/>
        <w:t>(</w:t>
      </w:r>
      <w:fldSimple w:instr="SEQ eq \* MERGEFORMAT">
        <w:r w:rsidR="00AD6FD5">
          <w:rPr>
            <w:noProof/>
            <w:lang w:val="nl"/>
          </w:rPr>
          <w:t>8</w:t>
        </w:r>
      </w:fldSimple>
      <w:r w:rsidR="00AD6FD5">
        <w:rPr>
          <w:lang w:val="nl"/>
        </w:rPr>
        <w:t>)</w:t>
      </w:r>
    </w:p>
    <w:p w14:paraId="518886B4" w14:textId="77777777" w:rsidR="002847D1" w:rsidRDefault="00586405" w:rsidP="00DB7ABC">
      <w:pPr>
        <w:pStyle w:val="NormalNL"/>
      </w:pPr>
      <w:r>
        <w:rPr>
          <w:lang w:val="nl"/>
        </w:rPr>
        <w:t>Anders geschreven om hem hierna gemakkelijk met de totale differentiaal te vergelijken</w:t>
      </w:r>
    </w:p>
    <w:p w14:paraId="1A9445E1" w14:textId="7026537D" w:rsidR="002D00AA" w:rsidRDefault="00586405" w:rsidP="00CB3597">
      <w:pPr>
        <w:pStyle w:val="Equation"/>
      </w:pPr>
      <m:oMath>
        <m:r>
          <w:rPr>
            <w:rFonts w:ascii="Cambria Math" w:hAnsi="Cambria Math"/>
          </w:rPr>
          <m:t>0</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oMath>
      <w:r>
        <w:rPr>
          <w:lang w:val="nl"/>
        </w:rPr>
        <w:tab/>
        <w:t>(</w:t>
      </w:r>
      <w:fldSimple w:instr="SEQ eq \* MERGEFORMAT">
        <w:r>
          <w:rPr>
            <w:noProof/>
            <w:lang w:val="nl"/>
          </w:rPr>
          <w:t>9</w:t>
        </w:r>
      </w:fldSimple>
      <w:r>
        <w:rPr>
          <w:lang w:val="nl"/>
        </w:rPr>
        <w:t>)</w:t>
      </w:r>
    </w:p>
    <w:p w14:paraId="2BF89ADB" w14:textId="2EF2659B" w:rsidR="002847D1" w:rsidRDefault="00586405" w:rsidP="00DB7ABC">
      <w:pPr>
        <w:pStyle w:val="NormalNL"/>
      </w:pPr>
      <w:r>
        <w:rPr>
          <w:lang w:val="nl"/>
        </w:rPr>
        <w:t xml:space="preserve">De totale differentiaal is de verandering van een afhankelijke parameter door de verandering van alle parameters waar hij van afhangt. Voor </w:t>
      </w:r>
      <m:oMath>
        <m:r>
          <w:rPr>
            <w:rFonts w:ascii="Cambria Math" w:hAnsi="Cambria Math"/>
          </w:rPr>
          <m:t>θ</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oMath>
      <w:r>
        <w:rPr>
          <w:lang w:val="nl"/>
        </w:rPr>
        <w:t xml:space="preserve"> is dit</w:t>
      </w:r>
    </w:p>
    <w:p w14:paraId="422AC2C7" w14:textId="1F67F198" w:rsidR="002D00AA" w:rsidRDefault="00DB66A0" w:rsidP="00CB3597">
      <w:pPr>
        <w:pStyle w:val="Equation"/>
      </w:pPr>
      <m:oMath>
        <m:r>
          <m:rPr>
            <m:sty m:val="p"/>
          </m:rPr>
          <w:rPr>
            <w:rFonts w:ascii="Cambria Math" w:hAnsi="Cambria Math"/>
          </w:rPr>
          <m:t>d</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d</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d</m:t>
        </m:r>
        <m:r>
          <w:rPr>
            <w:rFonts w:ascii="Cambria Math" w:hAnsi="Cambria Math"/>
          </w:rPr>
          <m:t>z</m:t>
        </m:r>
      </m:oMath>
      <w:r>
        <w:rPr>
          <w:lang w:val="nl"/>
        </w:rPr>
        <w:tab/>
        <w:t>(</w:t>
      </w:r>
      <w:fldSimple w:instr="SEQ eq \* MERGEFORMAT">
        <w:r>
          <w:rPr>
            <w:noProof/>
            <w:lang w:val="nl"/>
          </w:rPr>
          <w:t>10</w:t>
        </w:r>
      </w:fldSimple>
      <w:r>
        <w:rPr>
          <w:lang w:val="nl"/>
        </w:rPr>
        <w:t>)</w:t>
      </w:r>
    </w:p>
    <w:p w14:paraId="35ECFB44" w14:textId="00CC9162" w:rsidR="002847D1" w:rsidRDefault="00586405" w:rsidP="00DB7ABC">
      <w:pPr>
        <w:pStyle w:val="NormalNL"/>
      </w:pPr>
      <w:r>
        <w:rPr>
          <w:lang w:val="nl"/>
        </w:rPr>
        <w:t xml:space="preserve">Beide vergelijkingen zijn hetzelfde wanneer we </w:t>
      </w:r>
      <m:oMath>
        <m:r>
          <w:rPr>
            <w:rFonts w:ascii="Cambria Math" w:hAnsi="Cambria Math"/>
          </w:rPr>
          <m:t>dt</m:t>
        </m:r>
        <m:r>
          <m:rPr>
            <m:sty m:val="p"/>
          </m:rPr>
          <w:rPr>
            <w:rFonts w:ascii="Cambria Math" w:hAnsi="Cambria Math"/>
          </w:rPr>
          <m:t>=</m:t>
        </m:r>
        <m:r>
          <w:rPr>
            <w:rFonts w:ascii="Cambria Math" w:hAnsi="Cambria Math"/>
          </w:rPr>
          <m:t>1</m:t>
        </m:r>
      </m:oMath>
      <w:r>
        <w:rPr>
          <w:lang w:val="nl"/>
        </w:rPr>
        <w:t xml:space="preserve">, </w:t>
      </w:r>
      <m:oMath>
        <m:r>
          <w:rPr>
            <w:rFonts w:ascii="Cambria Math" w:hAnsi="Cambria Math"/>
          </w:rPr>
          <m:t>dz</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θ</m:t>
            </m:r>
          </m:den>
        </m:f>
      </m:oMath>
      <w:r>
        <w:rPr>
          <w:lang w:val="nl"/>
        </w:rPr>
        <w:t xml:space="preserve"> en </w:t>
      </w:r>
      <m:oMath>
        <m:r>
          <w:rPr>
            <w:rFonts w:ascii="Cambria Math" w:hAnsi="Cambria Math"/>
          </w:rPr>
          <m:t>dθ</m:t>
        </m:r>
        <m:r>
          <m:rPr>
            <m:sty m:val="p"/>
          </m:rPr>
          <w:rPr>
            <w:rFonts w:ascii="Cambria Math" w:hAnsi="Cambria Math"/>
          </w:rPr>
          <m:t>=</m:t>
        </m:r>
        <m:r>
          <w:rPr>
            <w:rFonts w:ascii="Cambria Math" w:hAnsi="Cambria Math"/>
          </w:rPr>
          <m:t>0</m:t>
        </m:r>
      </m:oMath>
      <w:r>
        <w:rPr>
          <w:lang w:val="nl"/>
        </w:rPr>
        <w:t xml:space="preserve"> zetten. Dit impliceert dat wanneer we met snelheid</w:t>
      </w:r>
    </w:p>
    <w:p w14:paraId="3DEC8BF8" w14:textId="0CC9547A" w:rsidR="002D00AA" w:rsidRDefault="00000000" w:rsidP="00CB3597">
      <w:pPr>
        <w:pStyle w:val="Equation"/>
      </w:pPr>
      <m:oMath>
        <m:f>
          <m:fPr>
            <m:ctrlPr>
              <w:rPr>
                <w:rFonts w:ascii="Cambria Math" w:hAnsi="Cambria Math"/>
              </w:rPr>
            </m:ctrlPr>
          </m:fPr>
          <m:num>
            <m:r>
              <w:rPr>
                <w:rFonts w:ascii="Cambria Math" w:hAnsi="Cambria Math"/>
              </w:rPr>
              <m:t>dz</m:t>
            </m:r>
          </m:num>
          <m:den>
            <m:r>
              <w:rPr>
                <w:rFonts w:ascii="Cambria Math" w:hAnsi="Cambria Math"/>
              </w:rPr>
              <m:t>dt</m:t>
            </m:r>
          </m:den>
        </m:f>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d</m:t>
            </m:r>
            <m:r>
              <w:rPr>
                <w:rFonts w:ascii="Cambria Math" w:hAnsi="Cambria Math"/>
              </w:rPr>
              <m:t>K</m:t>
            </m:r>
            <m:d>
              <m:dPr>
                <m:ctrlPr>
                  <w:rPr>
                    <w:rFonts w:ascii="Cambria Math" w:hAnsi="Cambria Math"/>
                  </w:rPr>
                </m:ctrlPr>
              </m:dPr>
              <m:e>
                <m:r>
                  <w:rPr>
                    <w:rFonts w:ascii="Cambria Math" w:hAnsi="Cambria Math"/>
                  </w:rPr>
                  <m:t>θ</m:t>
                </m:r>
              </m:e>
            </m:d>
          </m:num>
          <m:den>
            <m:r>
              <m:rPr>
                <m:sty m:val="p"/>
              </m:rPr>
              <w:rPr>
                <w:rFonts w:ascii="Cambria Math" w:hAnsi="Cambria Math"/>
              </w:rPr>
              <m:t>d</m:t>
            </m:r>
            <m:r>
              <w:rPr>
                <w:rFonts w:ascii="Cambria Math" w:hAnsi="Cambria Math"/>
              </w:rPr>
              <m:t>θ</m:t>
            </m:r>
          </m:den>
        </m:f>
      </m:oMath>
      <w:r w:rsidR="00AD6FD5">
        <w:rPr>
          <w:lang w:val="nl"/>
        </w:rPr>
        <w:tab/>
        <w:t>(</w:t>
      </w:r>
      <w:fldSimple w:instr="SEQ eq \* MERGEFORMAT">
        <w:r w:rsidR="00AD6FD5">
          <w:rPr>
            <w:noProof/>
            <w:lang w:val="nl"/>
          </w:rPr>
          <w:t>11</w:t>
        </w:r>
      </w:fldSimple>
      <w:r w:rsidR="00AD6FD5">
        <w:rPr>
          <w:lang w:val="nl"/>
        </w:rPr>
        <w:t>)</w:t>
      </w:r>
    </w:p>
    <w:p w14:paraId="6CB5F9B0" w14:textId="2430AC59" w:rsidR="002847D1" w:rsidRDefault="00586405" w:rsidP="00DB7ABC">
      <w:pPr>
        <w:pStyle w:val="NormalNL"/>
      </w:pPr>
      <w:r>
        <w:rPr>
          <w:lang w:val="nl"/>
        </w:rPr>
        <w:t xml:space="preserve">door de percolatiezone bewegen, het vochtgehalte </w:t>
      </w:r>
      <m:oMath>
        <m:r>
          <w:rPr>
            <w:rFonts w:ascii="Cambria Math" w:hAnsi="Cambria Math"/>
          </w:rPr>
          <m:t>θ</m:t>
        </m:r>
      </m:oMath>
      <w:r>
        <w:rPr>
          <w:lang w:val="nl"/>
        </w:rPr>
        <w:t xml:space="preserve"> constant blijft, want </w:t>
      </w:r>
      <m:oMath>
        <m:r>
          <w:rPr>
            <w:rFonts w:ascii="Cambria Math" w:hAnsi="Cambria Math"/>
          </w:rPr>
          <m:t>dθ</m:t>
        </m:r>
      </m:oMath>
      <w:r>
        <w:rPr>
          <w:lang w:val="nl"/>
        </w:rPr>
        <w:t xml:space="preserve"> is dan nul. Dit is dus de afleiding van de in de vorige paragraaf al aangekondigde relatie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dθ</m:t>
        </m:r>
      </m:oMath>
      <w:r>
        <w:rPr>
          <w:lang w:val="nl"/>
        </w:rPr>
        <w:t>.</w:t>
      </w:r>
    </w:p>
    <w:p w14:paraId="1C38BBD1" w14:textId="01FB7BE8" w:rsidR="002847D1" w:rsidRDefault="00586405" w:rsidP="00DB7ABC">
      <w:pPr>
        <w:pStyle w:val="NormalNL"/>
      </w:pPr>
      <w:r>
        <w:rPr>
          <w:lang w:val="nl"/>
        </w:rPr>
        <w:t xml:space="preserve">Punten met </w:t>
      </w:r>
      <w:ins w:id="44" w:author="BK" w:date="2026-03-09T13:02:00Z">
        <w:r>
          <w:rPr>
            <w:lang w:val="nl"/>
          </w:rPr>
          <w:t xml:space="preserve">een </w:t>
        </w:r>
      </w:ins>
      <w:r>
        <w:rPr>
          <w:lang w:val="nl"/>
        </w:rPr>
        <w:t xml:space="preserve">hoger vochtgehalte lopen sneller en halen punten met </w:t>
      </w:r>
      <w:ins w:id="45" w:author="BK" w:date="2026-03-09T13:02:00Z">
        <w:r>
          <w:rPr>
            <w:lang w:val="nl"/>
          </w:rPr>
          <w:t xml:space="preserve">een </w:t>
        </w:r>
      </w:ins>
      <w:r>
        <w:rPr>
          <w:lang w:val="nl"/>
        </w:rPr>
        <w:t>lager vochtgehalte in, waardoor in het vochtprofiel scherpe vochtfronten ontstaan. Een scherp front beweegt zelf met snelheid (zie afleiding in de appendix)</w:t>
      </w:r>
    </w:p>
    <w:p w14:paraId="0D440685" w14:textId="6A0D0C87" w:rsidR="002D00AA" w:rsidRDefault="00000000" w:rsidP="00CB3597">
      <w:pPr>
        <w:pStyle w:val="Equation"/>
      </w:pP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num>
          <m:den>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en>
        </m:f>
      </m:oMath>
      <w:r w:rsidR="00AD6FD5">
        <w:rPr>
          <w:lang w:val="nl"/>
        </w:rPr>
        <w:tab/>
        <w:t>(</w:t>
      </w:r>
      <w:fldSimple w:instr="SEQ eq \* MERGEFORMAT">
        <w:r w:rsidR="00AD6FD5">
          <w:rPr>
            <w:noProof/>
            <w:lang w:val="nl"/>
          </w:rPr>
          <w:t>12</w:t>
        </w:r>
      </w:fldSimple>
      <w:r w:rsidR="00AD6FD5">
        <w:rPr>
          <w:lang w:val="nl"/>
        </w:rPr>
        <w:t>)</w:t>
      </w:r>
    </w:p>
    <w:p w14:paraId="14B68AF8" w14:textId="42F5FE23" w:rsidR="002847D1" w:rsidRDefault="00586405" w:rsidP="00DB7ABC">
      <w:pPr>
        <w:pStyle w:val="NormalNL"/>
      </w:pPr>
      <w:r>
        <w:rPr>
          <w:lang w:val="nl"/>
        </w:rPr>
        <w:t xml:space="preserve">Hierin is </w:t>
      </w:r>
      <m:oMath>
        <m:sSub>
          <m:sSubPr>
            <m:ctrlPr>
              <w:rPr>
                <w:rFonts w:ascii="Cambria Math" w:hAnsi="Cambria Math"/>
              </w:rPr>
            </m:ctrlPr>
          </m:sSubPr>
          <m:e>
            <m:r>
              <w:rPr>
                <w:rFonts w:ascii="Cambria Math" w:hAnsi="Cambria Math"/>
              </w:rPr>
              <m:t>θ</m:t>
            </m:r>
          </m:e>
          <m:sub>
            <m:r>
              <w:rPr>
                <w:rFonts w:ascii="Cambria Math" w:hAnsi="Cambria Math"/>
              </w:rPr>
              <m:t>1</m:t>
            </m:r>
          </m:sub>
        </m:sSub>
      </m:oMath>
      <w:r>
        <w:rPr>
          <w:lang w:val="nl"/>
        </w:rPr>
        <w:t xml:space="preserve"> het vochtgehalte aan de bovenstroomse zijde van het vochtfront en </w:t>
      </w:r>
      <m:oMath>
        <m:sSub>
          <m:sSubPr>
            <m:ctrlPr>
              <w:rPr>
                <w:rFonts w:ascii="Cambria Math" w:hAnsi="Cambria Math"/>
              </w:rPr>
            </m:ctrlPr>
          </m:sSubPr>
          <m:e>
            <m:r>
              <w:rPr>
                <w:rFonts w:ascii="Cambria Math" w:hAnsi="Cambria Math"/>
              </w:rPr>
              <m:t>θ</m:t>
            </m:r>
          </m:e>
          <m:sub>
            <m:r>
              <w:rPr>
                <w:rFonts w:ascii="Cambria Math" w:hAnsi="Cambria Math"/>
              </w:rPr>
              <m:t>2</m:t>
            </m:r>
          </m:sub>
        </m:sSub>
      </m:oMath>
      <w:r>
        <w:rPr>
          <w:lang w:val="nl"/>
        </w:rPr>
        <w:t xml:space="preserve"> dat aan de benedenstroomse kant. Voor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rPr>
          <w:lang w:val="nl"/>
        </w:rPr>
        <w:t xml:space="preserve"> vloeit deze vergelijking over in die voor een gewoon punt (vergelijking </w:t>
      </w:r>
      <w:fldSimple w:instr="SEQ eq \* MERGEFORMAT">
        <w:r>
          <w:rPr>
            <w:noProof/>
            <w:lang w:val="nl"/>
          </w:rPr>
          <w:t>11</w:t>
        </w:r>
      </w:fldSimple>
      <w:r>
        <w:rPr>
          <w:lang w:val="nl"/>
        </w:rPr>
        <w:t>).</w:t>
      </w:r>
    </w:p>
    <w:p w14:paraId="39FE0AA9" w14:textId="7C738FF8" w:rsidR="002847D1" w:rsidRDefault="00586405" w:rsidP="00DB7ABC">
      <w:pPr>
        <w:pStyle w:val="NormalNL"/>
      </w:pPr>
      <w:r>
        <w:rPr>
          <w:lang w:val="nl"/>
        </w:rPr>
        <w:t xml:space="preserve">Deze snelheid </w:t>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dK</m:t>
            </m:r>
            <m:d>
              <m:dPr>
                <m:ctrlPr>
                  <w:rPr>
                    <w:rFonts w:ascii="Cambria Math" w:hAnsi="Cambria Math"/>
                  </w:rPr>
                </m:ctrlPr>
              </m:dPr>
              <m:e>
                <m:r>
                  <w:rPr>
                    <w:rFonts w:ascii="Cambria Math" w:hAnsi="Cambria Math"/>
                  </w:rPr>
                  <m:t>θ</m:t>
                </m:r>
              </m:e>
            </m:d>
          </m:num>
          <m:den>
            <m:r>
              <w:rPr>
                <w:rFonts w:ascii="Cambria Math" w:hAnsi="Cambria Math"/>
              </w:rPr>
              <m:t>dθ</m:t>
            </m:r>
          </m:den>
        </m:f>
      </m:oMath>
      <w:r>
        <w:rPr>
          <w:lang w:val="nl"/>
        </w:rPr>
        <w:t xml:space="preserve"> van punten van het vochtprofiel is heel wat anders dan de snelheid </w:t>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r>
                  <w:rPr>
                    <w:rFonts w:ascii="Cambria Math" w:hAnsi="Cambria Math"/>
                  </w:rPr>
                  <m:t>θ</m:t>
                </m:r>
              </m:e>
            </m:d>
          </m:num>
          <m:den>
            <m:r>
              <w:rPr>
                <w:rFonts w:ascii="Cambria Math" w:hAnsi="Cambria Math"/>
              </w:rPr>
              <m:t>θ</m:t>
            </m:r>
          </m:den>
        </m:f>
      </m:oMath>
      <w:r>
        <w:rPr>
          <w:lang w:val="nl"/>
        </w:rPr>
        <w:t xml:space="preserve"> van </w:t>
      </w:r>
      <w:del w:id="46" w:author="BK" w:date="2026-03-09T13:05:00Z">
        <w:r>
          <w:rPr>
            <w:lang w:val="nl"/>
          </w:rPr>
          <w:delText xml:space="preserve">de </w:delText>
        </w:r>
      </w:del>
      <w:r>
        <w:rPr>
          <w:lang w:val="nl"/>
        </w:rPr>
        <w:t xml:space="preserve">de waterdeeltjes. In grof zand (Code O05 van de Staringreeks) is de verhouding </w:t>
      </w:r>
      <m:oMath>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4 (</m:t>
        </m:r>
      </m:oMath>
      <w:r>
        <w:rPr>
          <w:lang w:val="nl"/>
        </w:rPr>
        <w:fldChar w:fldCharType="begin"/>
      </w:r>
      <m:oMath>
        <m:r>
          <m:rPr>
            <m:sty m:val="p"/>
          </m:rPr>
          <m:t xml:space="preserve"> REF fig5 \h </m:t>
        </m:r>
      </m:oMath>
      <w:r>
        <w:rPr>
          <w:lang w:val="nl"/>
        </w:rPr>
      </w:r>
      <w:r>
        <w:rPr>
          <w:lang w:val="nl"/>
        </w:rPr>
        <w:fldChar w:fldCharType="separate"/>
      </w:r>
      <w:r>
        <w:rPr>
          <w:lang w:val="nl"/>
        </w:rPr>
        <w:t xml:space="preserve">Afbeelding </w:t>
      </w:r>
      <w:r>
        <w:rPr>
          <w:noProof/>
          <w:lang w:val="nl"/>
        </w:rPr>
        <w:t>4</w:t>
      </w:r>
      <w:r>
        <w:rPr>
          <w:lang w:val="nl"/>
        </w:rPr>
        <w:fldChar w:fldCharType="end"/>
      </w:r>
      <w:r>
        <w:rPr>
          <w:lang w:val="nl"/>
        </w:rPr>
        <w:t>).</w:t>
      </w:r>
    </w:p>
    <w:p w14:paraId="289110C7" w14:textId="45337B9D" w:rsidR="001418F5" w:rsidRDefault="001418F5" w:rsidP="001418F5">
      <w:pPr>
        <w:pStyle w:val="NormalNL"/>
      </w:pPr>
      <w:r>
        <w:rPr>
          <w:lang w:val="nl"/>
        </w:rPr>
        <w:t xml:space="preserve">Voorbeeld: in dit grove zand is </w:t>
      </w:r>
      <m:oMath>
        <m:r>
          <w:rPr>
            <w:rFonts w:ascii="Cambria Math" w:hAnsi="Cambria Math"/>
          </w:rPr>
          <m:t>θ</m:t>
        </m:r>
      </m:oMath>
      <w:r>
        <w:rPr>
          <w:lang w:val="nl"/>
        </w:rPr>
        <w:t xml:space="preserve"> bij </w:t>
      </w:r>
      <m:oMath>
        <m:r>
          <w:rPr>
            <w:rFonts w:ascii="Cambria Math" w:hAnsi="Cambria Math"/>
          </w:rPr>
          <m:t>q=0,1</m:t>
        </m:r>
      </m:oMath>
      <w:r>
        <w:rPr>
          <w:lang w:val="nl"/>
        </w:rPr>
        <w:t xml:space="preserve"> cm/d gelijk aan 9.1%, m.a.w. </w:t>
      </w:r>
      <m:oMath>
        <m:r>
          <w:rPr>
            <w:rFonts w:ascii="Cambria Math" w:hAnsi="Cambria Math"/>
          </w:rPr>
          <m:t>q=K(θ=9,1)≈0,1</m:t>
        </m:r>
      </m:oMath>
      <w:r>
        <w:rPr>
          <w:lang w:val="nl"/>
        </w:rPr>
        <w:t xml:space="preserve">cm/d. De snelheid </w:t>
      </w:r>
      <m:oMath>
        <m:r>
          <w:rPr>
            <w:rFonts w:ascii="Cambria Math" w:hAnsi="Cambria Math"/>
          </w:rPr>
          <m:t>v=q/θ</m:t>
        </m:r>
      </m:oMath>
      <w:r>
        <w:rPr>
          <w:lang w:val="nl"/>
        </w:rPr>
        <w:t xml:space="preserve"> is dan </w:t>
      </w:r>
      <m:oMath>
        <m:r>
          <w:rPr>
            <w:rFonts w:ascii="Cambria Math" w:hAnsi="Cambria Math"/>
          </w:rPr>
          <m:t>v=0,</m:t>
        </m:r>
        <m:f>
          <m:fPr>
            <m:ctrlPr>
              <w:rPr>
                <w:rFonts w:ascii="Cambria Math" w:hAnsi="Cambria Math"/>
                <w:i/>
              </w:rPr>
            </m:ctrlPr>
          </m:fPr>
          <m:num>
            <m:r>
              <w:rPr>
                <w:rFonts w:ascii="Cambria Math" w:hAnsi="Cambria Math"/>
              </w:rPr>
              <m:t>1</m:t>
            </m:r>
          </m:num>
          <m:den>
            <m:r>
              <w:rPr>
                <w:rFonts w:ascii="Cambria Math" w:hAnsi="Cambria Math"/>
              </w:rPr>
              <m:t>0</m:t>
            </m:r>
          </m:den>
        </m:f>
        <m:r>
          <w:rPr>
            <w:rFonts w:ascii="Cambria Math" w:hAnsi="Cambria Math"/>
          </w:rPr>
          <m:t>,91=1,1</m:t>
        </m:r>
      </m:oMath>
      <w:r>
        <w:rPr>
          <w:lang w:val="nl"/>
        </w:rPr>
        <w:t xml:space="preserve"> cm/d dus circa 33 cm/maand, terwijl punten van het vochtprofiel bij deze vochtigheid een snelheid hebben van </w:t>
      </w:r>
      <m:oMath>
        <m:r>
          <w:rPr>
            <w:rFonts w:ascii="Cambria Math" w:hAnsi="Cambria Math"/>
          </w:rPr>
          <m:t>V=3.9</m:t>
        </m:r>
      </m:oMath>
      <w:r>
        <w:rPr>
          <w:lang w:val="nl"/>
        </w:rPr>
        <w:t xml:space="preserve"> cm/d ofwel ca. 120 cm/maand. Dit laatste getal past bij het globale beeld dat we kennen van de percolatiesnelheid voor gebieden met diepe grondwaterstanden zoals de Veluwe.</w:t>
      </w:r>
    </w:p>
    <w:p w14:paraId="61EBC292" w14:textId="631A0695" w:rsidR="002847D1" w:rsidRDefault="002847D1" w:rsidP="000851BC">
      <w:pPr>
        <w:pStyle w:val="NormalNL"/>
        <w:keepNext/>
      </w:pPr>
    </w:p>
    <w:p w14:paraId="5BC199B0" w14:textId="307AAD91" w:rsidR="00EF1BC9" w:rsidRDefault="00EF1BC9" w:rsidP="000851BC">
      <w:pPr>
        <w:pStyle w:val="NormalNL"/>
        <w:keepNext/>
      </w:pPr>
      <w:r>
        <w:rPr>
          <w:noProof/>
          <w:lang w:val="nl"/>
        </w:rPr>
        <w:drawing>
          <wp:inline distT="0" distB="0" distL="0" distR="0" wp14:anchorId="6D615E87" wp14:editId="1A925A0E">
            <wp:extent cx="4352544" cy="2898648"/>
            <wp:effectExtent l="0" t="0" r="3810" b="0"/>
            <wp:docPr id="1441464328" name="Picture 8"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64328" name="Picture 8" descr="A graph with colored lines and numb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52544" cy="2898648"/>
                    </a:xfrm>
                    <a:prstGeom prst="rect">
                      <a:avLst/>
                    </a:prstGeom>
                  </pic:spPr>
                </pic:pic>
              </a:graphicData>
            </a:graphic>
          </wp:inline>
        </w:drawing>
      </w:r>
    </w:p>
    <w:p w14:paraId="2C943854" w14:textId="581ABC87" w:rsidR="002847D1" w:rsidRDefault="000851BC" w:rsidP="00A82B07">
      <w:pPr>
        <w:pStyle w:val="CaptionNL"/>
      </w:pPr>
      <w:bookmarkStart w:id="47" w:name="fig5"/>
      <w:r>
        <w:rPr>
          <w:iCs/>
          <w:lang w:val="nl"/>
        </w:rPr>
        <w:t xml:space="preserve">Afbeelding </w:t>
      </w:r>
      <w:r>
        <w:rPr>
          <w:iCs/>
          <w:lang w:val="nl"/>
        </w:rPr>
        <w:fldChar w:fldCharType="begin"/>
      </w:r>
      <w:r>
        <w:rPr>
          <w:iCs/>
          <w:lang w:val="nl"/>
        </w:rPr>
        <w:instrText xml:space="preserve"> SEQ Afb. \* ARABIC </w:instrText>
      </w:r>
      <w:r>
        <w:rPr>
          <w:iCs/>
          <w:lang w:val="nl"/>
        </w:rPr>
        <w:fldChar w:fldCharType="separate"/>
      </w:r>
      <w:r>
        <w:rPr>
          <w:iCs/>
          <w:noProof/>
          <w:lang w:val="nl"/>
        </w:rPr>
        <w:t>4</w:t>
      </w:r>
      <w:r>
        <w:rPr>
          <w:iCs/>
          <w:noProof/>
          <w:lang w:val="nl"/>
        </w:rPr>
        <w:fldChar w:fldCharType="end"/>
      </w:r>
      <w:bookmarkEnd w:id="47"/>
      <w:r>
        <w:rPr>
          <w:iCs/>
          <w:lang w:val="nl"/>
        </w:rPr>
        <w:tab/>
        <w:t>Snelheid van punten van het vochtprofiel en snelheid van waterdeeltjes als functie van het vochtgehalte</w:t>
      </w:r>
    </w:p>
    <w:p w14:paraId="4D41A776" w14:textId="2F9A4111" w:rsidR="002847D1" w:rsidRDefault="009778DB" w:rsidP="00E4123E">
      <w:pPr>
        <w:pStyle w:val="Equation"/>
      </w:pPr>
      <w:r>
        <w:rPr>
          <w:lang w:val="nl"/>
        </w:rPr>
        <w:t xml:space="preserve">Het kerngedrag van de KW kan worden geïllustreerd aan de hand van Afbeelding </w:t>
      </w:r>
      <w:hyperlink w:anchor="fig:infiltratie_blok">
        <w:r>
          <w:rPr>
            <w:rStyle w:val="Hyperlink"/>
            <w:lang w:val="nl"/>
          </w:rPr>
          <w:t>5</w:t>
        </w:r>
      </w:hyperlink>
      <w:r>
        <w:rPr>
          <w:lang w:val="nl"/>
        </w:rPr>
        <w:t xml:space="preserve">. Daarin is een initieel blauw rechthoekig vochtprofiel getekend zoals dat ontstaat door </w:t>
      </w:r>
      <w:del w:id="48" w:author="BK" w:date="2026-03-09T13:09:00Z">
        <w:r>
          <w:rPr>
            <w:lang w:val="nl"/>
          </w:rPr>
          <w:delText xml:space="preserve">continue </w:delText>
        </w:r>
      </w:del>
      <w:r>
        <w:rPr>
          <w:lang w:val="nl"/>
        </w:rPr>
        <w:t xml:space="preserve">constante infiltratie gedurende een bepaalde tijd, bijvoorbeeld een dag. De rode figuur geeft het vochtprofiel enige tijd later. Punt A is dan naar A’ verschoven, B naar B’ en C zou naar C’ verschuiven, maar is inmiddels door het front opgeslokt. Voor het hierdoor ontbrekende vlak (B’C’E’D’) met oppervlak A is nu de staart (FA’F’F) met hetzelfde oppervlak A in de plaats gekomen. De werkelijke voortschrijding van het front, (AB’E’D) met oppervlak B is gelijk aan de vrijgekomen porieruimte (AA’F’F) met hetzelfde oppervlak B. De waterbalans van het schuivende blok kan gemakkelijk worden aangetoond (zie appendix). De snelheid van de profielpunten hangt alleen af van hun vochtgehalte. Dus punten A, B, A’ een B’ zijn even snel zodat AB gelijk is aan A’B’ met B’ het nieuwe frontpunt. Dit laat zien dat het front voortdurend aan de achterzijde door vochtpunten wordt ingehaald. Aan de voorzijde haalt het front zelf ook voortdurend punten in. Nog later heeft ook punt A’ het front ingehaald, waarna de staart het front snijdt. Ook aan de voorzijde zal het front in het algemeen een staart snijden, waardoor daarna het vochtprofiel ontstaat dat is aangegeven met het groene blok in Afbeelding </w:t>
      </w:r>
      <w:hyperlink w:anchor="fig:infiltratie_blok">
        <w:r>
          <w:rPr>
            <w:rStyle w:val="Hyperlink"/>
            <w:lang w:val="nl"/>
          </w:rPr>
          <w:t>5</w:t>
        </w:r>
      </w:hyperlink>
      <w:r>
        <w:rPr>
          <w:lang w:val="nl"/>
        </w:rPr>
        <w:t xml:space="preserve">. In die situatie verandert het vochtgehalte aan beide zijden van het front voortdurend en daarmee ook zijn snelheid (Vergelijking </w:t>
      </w:r>
      <w:fldSimple w:instr=" SEQ eq \* MERGEFORMAT ">
        <w:r>
          <w:rPr>
            <w:noProof/>
            <w:lang w:val="nl"/>
          </w:rPr>
          <w:t>12</w:t>
        </w:r>
      </w:fldSimple>
      <w:r>
        <w:rPr>
          <w:lang w:val="nl"/>
        </w:rPr>
        <w:t>), maar de snelheid van punten die zelf geen vochtf</w:t>
      </w:r>
      <w:ins w:id="49" w:author="BK" w:date="2026-03-09T13:15:00Z">
        <w:r>
          <w:rPr>
            <w:lang w:val="nl"/>
          </w:rPr>
          <w:t>r</w:t>
        </w:r>
      </w:ins>
      <w:r>
        <w:rPr>
          <w:lang w:val="nl"/>
        </w:rPr>
        <w:t>ont zijn verandert nooit.</w:t>
      </w:r>
    </w:p>
    <w:p w14:paraId="6AC23581" w14:textId="4BBF0543" w:rsidR="002847D1" w:rsidRDefault="002847D1" w:rsidP="000851BC">
      <w:pPr>
        <w:pStyle w:val="NormalNL"/>
        <w:keepNext/>
      </w:pPr>
    </w:p>
    <w:p w14:paraId="6DCB5474" w14:textId="1640E678" w:rsidR="00F629A1" w:rsidRDefault="00F629A1" w:rsidP="000851BC">
      <w:pPr>
        <w:pStyle w:val="NormalNL"/>
        <w:keepNext/>
      </w:pPr>
      <w:r>
        <w:rPr>
          <w:noProof/>
          <w:lang w:val="nl"/>
        </w:rPr>
        <w:drawing>
          <wp:inline distT="0" distB="0" distL="0" distR="0" wp14:anchorId="52D63414" wp14:editId="6CAD6E9C">
            <wp:extent cx="4709160" cy="3134371"/>
            <wp:effectExtent l="0" t="0" r="2540" b="2540"/>
            <wp:docPr id="2121900631" name="Picture 1" descr="A graph of 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00631" name="Picture 1" descr="A graph of a graph with lines and numbers&#10;&#10;AI-generated content may be incorrect."/>
                    <pic:cNvPicPr/>
                  </pic:nvPicPr>
                  <pic:blipFill>
                    <a:blip r:embed="rId15"/>
                    <a:stretch>
                      <a:fillRect/>
                    </a:stretch>
                  </pic:blipFill>
                  <pic:spPr>
                    <a:xfrm>
                      <a:off x="0" y="0"/>
                      <a:ext cx="4723531" cy="3143936"/>
                    </a:xfrm>
                    <a:prstGeom prst="rect">
                      <a:avLst/>
                    </a:prstGeom>
                  </pic:spPr>
                </pic:pic>
              </a:graphicData>
            </a:graphic>
          </wp:inline>
        </w:drawing>
      </w:r>
    </w:p>
    <w:p w14:paraId="378B7553" w14:textId="5AD87DE7" w:rsidR="002847D1" w:rsidRDefault="000851BC" w:rsidP="00A82B07">
      <w:pPr>
        <w:pStyle w:val="CaptionNL"/>
      </w:pPr>
      <w:bookmarkStart w:id="50" w:name="fig6"/>
      <w:r>
        <w:rPr>
          <w:iCs/>
          <w:lang w:val="nl"/>
        </w:rPr>
        <w:t xml:space="preserve">Afbeelding </w:t>
      </w:r>
      <w:r>
        <w:rPr>
          <w:iCs/>
          <w:lang w:val="nl"/>
        </w:rPr>
        <w:fldChar w:fldCharType="begin"/>
      </w:r>
      <w:r>
        <w:rPr>
          <w:iCs/>
          <w:lang w:val="nl"/>
        </w:rPr>
        <w:instrText xml:space="preserve"> SEQ Afb. \* ARABIC </w:instrText>
      </w:r>
      <w:r>
        <w:rPr>
          <w:iCs/>
          <w:lang w:val="nl"/>
        </w:rPr>
        <w:fldChar w:fldCharType="separate"/>
      </w:r>
      <w:r>
        <w:rPr>
          <w:iCs/>
          <w:noProof/>
          <w:lang w:val="nl"/>
        </w:rPr>
        <w:t>5</w:t>
      </w:r>
      <w:r>
        <w:rPr>
          <w:iCs/>
          <w:noProof/>
          <w:lang w:val="nl"/>
        </w:rPr>
        <w:fldChar w:fldCharType="end"/>
      </w:r>
      <w:bookmarkEnd w:id="50"/>
      <w:r>
        <w:rPr>
          <w:iCs/>
          <w:lang w:val="nl"/>
        </w:rPr>
        <w:tab/>
        <w:t xml:space="preserve">Voortschrijding van een initieel infiltratieblok (blauw, ACDF) in de percolatiezone. Enige tijd later is het blauwe blok </w:t>
      </w:r>
      <w:ins w:id="51" w:author="BK" w:date="2026-03-09T13:16:00Z">
        <w:r>
          <w:rPr>
            <w:iCs/>
            <w:lang w:val="nl"/>
          </w:rPr>
          <w:t xml:space="preserve">overgegaan </w:t>
        </w:r>
      </w:ins>
      <w:r>
        <w:rPr>
          <w:iCs/>
          <w:lang w:val="nl"/>
        </w:rPr>
        <w:t>in het rode (A’B’E’F)</w:t>
      </w:r>
      <w:del w:id="52" w:author="BK" w:date="2026-03-09T13:16:00Z">
        <w:r>
          <w:rPr>
            <w:iCs/>
            <w:lang w:val="nl"/>
          </w:rPr>
          <w:delText xml:space="preserve"> over gegaan</w:delText>
        </w:r>
      </w:del>
      <w:r>
        <w:rPr>
          <w:iCs/>
          <w:lang w:val="nl"/>
        </w:rPr>
        <w:t xml:space="preserve">. Het blok (B’C’D’E’) met oppervlak A is dan opgeslokt en komt terug als staart (FA’F’F) met oppervlak A. De verschuiving van het front van CD naar B’E’ met oppervlak B laat lege porieruimte (FAA’F) achter, ook met oppervlak B. De afstand AB en A’B’ zijn even groot. </w:t>
      </w:r>
      <w:del w:id="53" w:author="Redacteur2" w:date="2026-03-11T11:44:00Z" w16du:dateUtc="2026-03-11T10:44:00Z">
        <w:r w:rsidDel="00591052">
          <w:rPr>
            <w:iCs/>
            <w:lang w:val="nl"/>
          </w:rPr>
          <w:delText xml:space="preserve"> </w:delText>
        </w:r>
      </w:del>
      <w:r>
        <w:rPr>
          <w:iCs/>
          <w:lang w:val="nl"/>
        </w:rPr>
        <w:t xml:space="preserve">Ook de oppervlakken A en de oppervlakken B zijn even groot. Later heeft de staart het tragere front ingehaald en is het </w:t>
      </w:r>
      <w:ins w:id="54" w:author="BK" w:date="2026-03-09T13:22:00Z">
        <w:r>
          <w:rPr>
            <w:iCs/>
            <w:lang w:val="nl"/>
          </w:rPr>
          <w:t xml:space="preserve">het </w:t>
        </w:r>
      </w:ins>
      <w:r>
        <w:rPr>
          <w:iCs/>
          <w:lang w:val="nl"/>
        </w:rPr>
        <w:t>vochtprofiel</w:t>
      </w:r>
      <w:ins w:id="55" w:author="BK" w:date="2026-03-09T13:22:00Z">
        <w:r>
          <w:rPr>
            <w:iCs/>
            <w:lang w:val="nl"/>
          </w:rPr>
          <w:t>,</w:t>
        </w:r>
      </w:ins>
      <w:r>
        <w:rPr>
          <w:iCs/>
          <w:lang w:val="nl"/>
        </w:rPr>
        <w:t xml:space="preserve"> zoals aangegeven met het groene blok</w:t>
      </w:r>
      <w:ins w:id="56" w:author="BK" w:date="2026-03-09T13:22:00Z">
        <w:r>
          <w:rPr>
            <w:iCs/>
            <w:lang w:val="nl"/>
          </w:rPr>
          <w:t>,</w:t>
        </w:r>
      </w:ins>
      <w:r>
        <w:rPr>
          <w:iCs/>
          <w:lang w:val="nl"/>
        </w:rPr>
        <w:t xml:space="preserve"> dat voortdurend door de staart wordt ingelopen en zelf ook de voorgaande staart (groen</w:t>
      </w:r>
      <w:del w:id="57" w:author="BK" w:date="2026-03-09T13:17:00Z">
        <w:r>
          <w:rPr>
            <w:iCs/>
            <w:lang w:val="nl"/>
          </w:rPr>
          <w:delText>e streepjes</w:delText>
        </w:r>
      </w:del>
      <w:ins w:id="58" w:author="BK" w:date="2026-03-09T13:17:00Z">
        <w:r>
          <w:rPr>
            <w:iCs/>
            <w:lang w:val="nl"/>
          </w:rPr>
          <w:t xml:space="preserve"> gestreepte </w:t>
        </w:r>
      </w:ins>
      <w:r>
        <w:rPr>
          <w:iCs/>
          <w:lang w:val="nl"/>
        </w:rPr>
        <w:t>lijn) inhaalt. De snelheid van het groene front verandert continu</w:t>
      </w:r>
      <w:ins w:id="59" w:author="BK" w:date="2026-03-09T13:24:00Z">
        <w:r>
          <w:rPr>
            <w:iCs/>
            <w:lang w:val="nl"/>
          </w:rPr>
          <w:t>,</w:t>
        </w:r>
      </w:ins>
      <w:r>
        <w:rPr>
          <w:iCs/>
          <w:lang w:val="nl"/>
        </w:rPr>
        <w:t xml:space="preserve"> maar</w:t>
      </w:r>
      <w:del w:id="60" w:author="BK" w:date="2026-03-09T13:24:00Z">
        <w:r>
          <w:rPr>
            <w:iCs/>
            <w:lang w:val="nl"/>
          </w:rPr>
          <w:delText>,</w:delText>
        </w:r>
      </w:del>
      <w:r>
        <w:rPr>
          <w:iCs/>
          <w:lang w:val="nl"/>
        </w:rPr>
        <w:t xml:space="preserve"> die van niet-frontpunten blijft altijd hetzelfde. </w:t>
      </w:r>
    </w:p>
    <w:p w14:paraId="7C20B45C" w14:textId="3419891B" w:rsidR="002847D1" w:rsidRDefault="00586405" w:rsidP="00DB7ABC">
      <w:pPr>
        <w:pStyle w:val="NormalNL"/>
      </w:pPr>
      <w:r>
        <w:rPr>
          <w:lang w:val="nl"/>
        </w:rPr>
        <w:t>Bij plotselinge verlaging van de toevoer van vocht boven</w:t>
      </w:r>
      <w:ins w:id="61" w:author="BK" w:date="2026-03-09T13:26:00Z">
        <w:r>
          <w:rPr>
            <w:lang w:val="nl"/>
          </w:rPr>
          <w:t xml:space="preserve"> </w:t>
        </w:r>
      </w:ins>
      <w:r>
        <w:rPr>
          <w:lang w:val="nl"/>
        </w:rPr>
        <w:t>in de percolatiezone</w:t>
      </w:r>
      <w:del w:id="62" w:author="BK" w:date="2026-03-09T13:26:00Z">
        <w:r>
          <w:rPr>
            <w:lang w:val="nl"/>
          </w:rPr>
          <w:delText>,</w:delText>
        </w:r>
      </w:del>
      <w:r>
        <w:rPr>
          <w:lang w:val="nl"/>
        </w:rPr>
        <w:t xml:space="preserve"> ontstaat direct een staartvormig vochtprofiel: een hoger vochtpercentage op een zekere diepte, dat naar bo</w:t>
      </w:r>
      <w:del w:id="63" w:author="BK" w:date="2026-03-09T13:27:00Z">
        <w:r>
          <w:rPr>
            <w:lang w:val="nl"/>
          </w:rPr>
          <w:delText xml:space="preserve"> </w:delText>
        </w:r>
      </w:del>
      <w:ins w:id="64" w:author="BK" w:date="2026-03-09T13:27:00Z">
        <w:r>
          <w:rPr>
            <w:lang w:val="nl"/>
          </w:rPr>
          <w:t>v</w:t>
        </w:r>
      </w:ins>
      <w:r>
        <w:rPr>
          <w:lang w:val="nl"/>
        </w:rPr>
        <w:t xml:space="preserve">en toe geleidelijk droger wordt (het vochtfront krijgt dus een zogenaamde ‘staart’ richting maaiveld, zie de groene lijn in afbeelding 5). Punten van deze staart hebben alle een vaste snelheid die bepaald wordt door hun vochtgehalte. Met het verstrijken van de tijd wordt deze staart opgerekt, waarbij het vochtgehalte en dus de snelheid van elk staartpunt hetzelfde blijven. Een staartpunt met </w:t>
      </w:r>
      <m:oMath>
        <m:r>
          <w:rPr>
            <w:rFonts w:ascii="Cambria Math" w:hAnsi="Cambria Math"/>
          </w:rPr>
          <m:t>θ</m:t>
        </m:r>
      </m:oMath>
      <w:r>
        <w:rPr>
          <w:lang w:val="nl"/>
        </w:rPr>
        <w:t xml:space="preserve"> gelijk aan veldcapaciteit is stagnant. Hoeveel tijd er ook verstrijkt en wat er vervolgens ook boven in de percolatiezone gebeurt, de staart die op een bepaald moment ontstond groeit op deze manier eeuwig door. Dit impliceert tevens dat voor elk punt in het vochtprofiel geldt dat zijn locatie en tijd sinds het ontstaan van de staart (zijn </w:t>
      </w:r>
      <w:del w:id="65" w:author="BK" w:date="2026-03-09T13:32:00Z">
        <w:r>
          <w:rPr>
            <w:lang w:val="nl"/>
          </w:rPr>
          <w:delText>“</w:delText>
        </w:r>
      </w:del>
      <w:ins w:id="66" w:author="BK" w:date="2026-03-09T13:32:00Z">
        <w:r>
          <w:rPr>
            <w:lang w:val="nl"/>
          </w:rPr>
          <w:t>‘</w:t>
        </w:r>
      </w:ins>
      <w:r>
        <w:rPr>
          <w:lang w:val="nl"/>
        </w:rPr>
        <w:t>geboortetijd</w:t>
      </w:r>
      <w:ins w:id="67" w:author="BK" w:date="2026-03-09T13:33:00Z">
        <w:r>
          <w:rPr>
            <w:lang w:val="nl"/>
          </w:rPr>
          <w:t>’</w:t>
        </w:r>
      </w:ins>
      <w:del w:id="68" w:author="BK" w:date="2026-03-09T13:32:00Z">
        <w:r>
          <w:rPr>
            <w:lang w:val="nl"/>
          </w:rPr>
          <w:delText>”</w:delText>
        </w:r>
      </w:del>
      <w:r>
        <w:rPr>
          <w:lang w:val="nl"/>
        </w:rPr>
        <w:t>) eenduidig samenhangt met het vochtgehalte op die tijd en plaats. Hiermee kunnen we op basis van onthouden profielpunten altijd het gehele vochtprofiel in willekeurige resolutie construeren.</w:t>
      </w:r>
    </w:p>
    <w:p w14:paraId="0DB42B01" w14:textId="77777777" w:rsidR="002847D1" w:rsidRDefault="00586405" w:rsidP="000851BC">
      <w:pPr>
        <w:pStyle w:val="NormalNL"/>
        <w:keepNext/>
      </w:pPr>
      <w:r>
        <w:rPr>
          <w:noProof/>
          <w:lang w:val="nl"/>
        </w:rPr>
        <w:lastRenderedPageBreak/>
        <w:drawing>
          <wp:inline distT="0" distB="0" distL="0" distR="0" wp14:anchorId="2F0E0FDD" wp14:editId="638A8779">
            <wp:extent cx="4361688" cy="2907792"/>
            <wp:effectExtent l="0" t="0" r="0" b="0"/>
            <wp:docPr id="1437034351" name="Picture" descr="[fig:punt_snelheid_staart]Groei van de staart na plotselinge daling van de toevoer van 0.2 cm/d naar 0, waardoor het vochtgehalte op z=0 plotseling daalde van 12% naar veldcapaciteit. Elk puntje van deze staart heeft de snelheid die hoort bij zijn vochtgehalte. De puntjes behouden hun vochtgehalte en hun daarbij horende snelheid, zodat de staart lineair in de tijd naar rechts (naar beneden dus) wordt opge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6_Users_Theo_GRWMODELS_python_tools_Stromingen_Kinematic_wave_images_tail_development.png"/>
                    <pic:cNvPicPr>
                      <a:picLocks noChangeAspect="1" noChangeArrowheads="1"/>
                    </pic:cNvPicPr>
                  </pic:nvPicPr>
                  <pic:blipFill>
                    <a:blip r:embed="rId16"/>
                    <a:stretch>
                      <a:fillRect/>
                    </a:stretch>
                  </pic:blipFill>
                  <pic:spPr bwMode="auto">
                    <a:xfrm>
                      <a:off x="0" y="0"/>
                      <a:ext cx="4361688" cy="2907792"/>
                    </a:xfrm>
                    <a:prstGeom prst="rect">
                      <a:avLst/>
                    </a:prstGeom>
                    <a:noFill/>
                    <a:ln w="9525">
                      <a:noFill/>
                      <a:headEnd/>
                      <a:tailEnd/>
                    </a:ln>
                  </pic:spPr>
                </pic:pic>
              </a:graphicData>
            </a:graphic>
          </wp:inline>
        </w:drawing>
      </w:r>
    </w:p>
    <w:p w14:paraId="53E28953" w14:textId="5B2706DC" w:rsidR="002847D1" w:rsidRDefault="000851BC" w:rsidP="00A82B07">
      <w:pPr>
        <w:pStyle w:val="CaptionNL"/>
      </w:pPr>
      <w:bookmarkStart w:id="69" w:name="fig7"/>
      <w:r>
        <w:rPr>
          <w:iCs/>
          <w:lang w:val="nl"/>
        </w:rPr>
        <w:t xml:space="preserve">Afbeelding </w:t>
      </w:r>
      <w:r>
        <w:rPr>
          <w:iCs/>
          <w:lang w:val="nl"/>
        </w:rPr>
        <w:fldChar w:fldCharType="begin"/>
      </w:r>
      <w:r>
        <w:rPr>
          <w:iCs/>
          <w:lang w:val="nl"/>
        </w:rPr>
        <w:instrText xml:space="preserve"> SEQ Afb. \* ARABIC </w:instrText>
      </w:r>
      <w:r>
        <w:rPr>
          <w:iCs/>
          <w:lang w:val="nl"/>
        </w:rPr>
        <w:fldChar w:fldCharType="separate"/>
      </w:r>
      <w:r>
        <w:rPr>
          <w:iCs/>
          <w:noProof/>
          <w:lang w:val="nl"/>
        </w:rPr>
        <w:t>6</w:t>
      </w:r>
      <w:r>
        <w:rPr>
          <w:iCs/>
          <w:noProof/>
          <w:lang w:val="nl"/>
        </w:rPr>
        <w:fldChar w:fldCharType="end"/>
      </w:r>
      <w:bookmarkEnd w:id="69"/>
      <w:r>
        <w:rPr>
          <w:iCs/>
          <w:lang w:val="nl"/>
        </w:rPr>
        <w:tab/>
        <w:t xml:space="preserve">Groei van de staart na plotselinge daling van de toevoer van 0.2 cm/d naar 0, waardoor het vochtgehalte op </w:t>
      </w:r>
      <m:oMath>
        <m:r>
          <w:rPr>
            <w:rFonts w:ascii="Cambria Math" w:hAnsi="Cambria Math"/>
          </w:rPr>
          <m:t>z=0</m:t>
        </m:r>
      </m:oMath>
      <w:r>
        <w:rPr>
          <w:iCs/>
          <w:lang w:val="nl"/>
        </w:rPr>
        <w:t xml:space="preserve"> plotseling daalde van 12% naar veldcapaciteit. Elk puntje van deze staart heeft de snelheid die hoort bij zijn vochtgehalte. De puntjes behouden hun vochtgehalte en de daarbij behorende snelheid, zodat de staart lineair in de tijd naar rechts (naar beneden dus) wordt opgerekt, geheel onafhankelijk van wat zich verder boven- of benedenstrooms afspeelt.</w:t>
      </w:r>
    </w:p>
    <w:p w14:paraId="34BB0554" w14:textId="77777777" w:rsidR="002847D1" w:rsidRDefault="00586405" w:rsidP="00DB7ABC">
      <w:pPr>
        <w:pStyle w:val="Kop10"/>
      </w:pPr>
      <w:bookmarkStart w:id="70" w:name="simulatie-van-de-kw"/>
      <w:bookmarkEnd w:id="42"/>
      <w:r>
        <w:rPr>
          <w:lang w:val="nl"/>
        </w:rPr>
        <w:t>Simulatie van de KW</w:t>
      </w:r>
    </w:p>
    <w:p w14:paraId="05C828A2" w14:textId="636BC552" w:rsidR="002847D1" w:rsidRDefault="00586405" w:rsidP="00DB7ABC">
      <w:pPr>
        <w:pStyle w:val="NormalNL"/>
      </w:pPr>
      <w:r>
        <w:rPr>
          <w:lang w:val="nl"/>
        </w:rPr>
        <w:t xml:space="preserve">De simulatie volgt profielpunten in de tijd, doorgaans met tijdstappen van een dag. Gewone punten, dat zijn punten die geen vochtfront zijn, bewegen met constante snelheid die volledig wordt bepaald door hun vochtgehalte. </w:t>
      </w:r>
      <w:del w:id="71" w:author="BK" w:date="2026-03-09T13:44:00Z">
        <w:r>
          <w:rPr>
            <w:lang w:val="nl"/>
          </w:rPr>
          <w:delText>De snelheid van f</w:delText>
        </w:r>
      </w:del>
      <w:ins w:id="72" w:author="BK" w:date="2026-03-09T13:44:00Z">
        <w:r>
          <w:rPr>
            <w:lang w:val="nl"/>
          </w:rPr>
          <w:t>F</w:t>
        </w:r>
      </w:ins>
      <w:r>
        <w:rPr>
          <w:lang w:val="nl"/>
        </w:rPr>
        <w:t xml:space="preserve">ronten </w:t>
      </w:r>
      <w:ins w:id="73" w:author="BK" w:date="2026-03-09T13:44:00Z">
        <w:r>
          <w:rPr>
            <w:lang w:val="nl"/>
          </w:rPr>
          <w:t xml:space="preserve">hebben </w:t>
        </w:r>
      </w:ins>
      <w:del w:id="74" w:author="BK" w:date="2026-03-09T13:44:00Z">
        <w:r>
          <w:rPr>
            <w:lang w:val="nl"/>
          </w:rPr>
          <w:delText xml:space="preserve">varieert </w:delText>
        </w:r>
      </w:del>
      <w:r>
        <w:rPr>
          <w:lang w:val="nl"/>
        </w:rPr>
        <w:t>echter</w:t>
      </w:r>
      <w:ins w:id="75" w:author="BK" w:date="2026-03-09T13:44:00Z">
        <w:r>
          <w:rPr>
            <w:lang w:val="nl"/>
          </w:rPr>
          <w:t xml:space="preserve"> een variabele snelheid</w:t>
        </w:r>
      </w:ins>
      <w:r>
        <w:rPr>
          <w:lang w:val="nl"/>
        </w:rPr>
        <w:t xml:space="preserve">, omdat het vochtgehalte aan beide zijden </w:t>
      </w:r>
      <w:ins w:id="76" w:author="BK" w:date="2026-03-09T13:44:00Z">
        <w:r>
          <w:rPr>
            <w:lang w:val="nl"/>
          </w:rPr>
          <w:t xml:space="preserve">blijft </w:t>
        </w:r>
      </w:ins>
      <w:r>
        <w:rPr>
          <w:lang w:val="nl"/>
        </w:rPr>
        <w:t>verander</w:t>
      </w:r>
      <w:del w:id="77" w:author="BK" w:date="2026-03-09T13:44:00Z">
        <w:r>
          <w:rPr>
            <w:lang w:val="nl"/>
          </w:rPr>
          <w:delText xml:space="preserve">t doordat zij </w:delText>
        </w:r>
      </w:del>
      <w:ins w:id="78" w:author="BK" w:date="2026-03-09T13:44:00Z">
        <w:r>
          <w:rPr>
            <w:lang w:val="nl"/>
          </w:rPr>
          <w:t xml:space="preserve">en. Ze worden </w:t>
        </w:r>
      </w:ins>
      <w:r>
        <w:rPr>
          <w:lang w:val="nl"/>
        </w:rPr>
        <w:t xml:space="preserve">voortdurend </w:t>
      </w:r>
      <w:del w:id="79" w:author="BK" w:date="2026-03-09T13:44:00Z">
        <w:r>
          <w:rPr>
            <w:lang w:val="nl"/>
          </w:rPr>
          <w:delText xml:space="preserve">worden </w:delText>
        </w:r>
      </w:del>
      <w:r>
        <w:rPr>
          <w:lang w:val="nl"/>
        </w:rPr>
        <w:t xml:space="preserve">ingehaald en </w:t>
      </w:r>
      <w:ins w:id="80" w:author="BK" w:date="2026-03-09T13:44:00Z">
        <w:r>
          <w:rPr>
            <w:lang w:val="nl"/>
          </w:rPr>
          <w:t xml:space="preserve">halen </w:t>
        </w:r>
      </w:ins>
      <w:r>
        <w:rPr>
          <w:lang w:val="nl"/>
        </w:rPr>
        <w:t>zelf ook punten in</w:t>
      </w:r>
      <w:del w:id="81" w:author="BK" w:date="2026-03-09T13:44:00Z">
        <w:r>
          <w:rPr>
            <w:lang w:val="nl"/>
          </w:rPr>
          <w:delText>halen, waarvan z</w:delText>
        </w:r>
      </w:del>
      <w:del w:id="82" w:author="BK" w:date="2026-03-09T13:42:00Z">
        <w:r>
          <w:rPr>
            <w:lang w:val="nl"/>
          </w:rPr>
          <w:delText>ij</w:delText>
        </w:r>
      </w:del>
      <w:ins w:id="83" w:author="BK" w:date="2026-03-09T13:42:00Z">
        <w:del w:id="84" w:author="BK" w:date="2026-03-09T13:44:00Z">
          <w:r>
            <w:rPr>
              <w:lang w:val="nl"/>
            </w:rPr>
            <w:delText>e</w:delText>
          </w:r>
        </w:del>
      </w:ins>
      <w:del w:id="85" w:author="BK" w:date="2026-03-09T13:44:00Z">
        <w:r>
          <w:rPr>
            <w:lang w:val="nl"/>
          </w:rPr>
          <w:delText xml:space="preserve"> </w:delText>
        </w:r>
      </w:del>
      <w:ins w:id="86" w:author="BK" w:date="2026-03-09T13:44:00Z">
        <w:r>
          <w:rPr>
            <w:lang w:val="nl"/>
          </w:rPr>
          <w:t xml:space="preserve"> en nemen daarbij </w:t>
        </w:r>
      </w:ins>
      <w:r>
        <w:rPr>
          <w:lang w:val="nl"/>
        </w:rPr>
        <w:t>het vochtgehalte over</w:t>
      </w:r>
      <w:del w:id="87" w:author="BK" w:date="2026-03-09T13:44:00Z">
        <w:r>
          <w:rPr>
            <w:lang w:val="nl"/>
          </w:rPr>
          <w:delText>nemen</w:delText>
        </w:r>
      </w:del>
      <w:r>
        <w:rPr>
          <w:lang w:val="nl"/>
        </w:rPr>
        <w:t>. De simulatie van de beweging van de vochtpunten verloopt in 5 stappen:</w:t>
      </w:r>
    </w:p>
    <w:p w14:paraId="6ACB7C68" w14:textId="7E03B12C" w:rsidR="002847D1" w:rsidRDefault="00586405" w:rsidP="003147BB">
      <w:pPr>
        <w:pStyle w:val="NormalNL"/>
        <w:numPr>
          <w:ilvl w:val="0"/>
          <w:numId w:val="2"/>
        </w:numPr>
        <w:spacing w:after="0"/>
        <w:ind w:left="1757"/>
      </w:pPr>
      <w:r>
        <w:rPr>
          <w:lang w:val="nl"/>
        </w:rPr>
        <w:t>Bepaal de eerste tijd en plaats waarop een vochtprofielpunt een ander inhaalt.</w:t>
      </w:r>
    </w:p>
    <w:p w14:paraId="1B708C68" w14:textId="6EB0F3CC" w:rsidR="002847D1" w:rsidRDefault="00586405" w:rsidP="003147BB">
      <w:pPr>
        <w:pStyle w:val="NormalNL"/>
        <w:numPr>
          <w:ilvl w:val="0"/>
          <w:numId w:val="2"/>
        </w:numPr>
        <w:spacing w:after="0"/>
        <w:ind w:left="1757"/>
      </w:pPr>
      <w:r>
        <w:rPr>
          <w:lang w:val="nl"/>
        </w:rPr>
        <w:t>Verplaats alle punten over deze tijdstap.</w:t>
      </w:r>
    </w:p>
    <w:p w14:paraId="47C7378A" w14:textId="5DF0066D" w:rsidR="002847D1" w:rsidRDefault="00586405" w:rsidP="003147BB">
      <w:pPr>
        <w:pStyle w:val="NormalNL"/>
        <w:numPr>
          <w:ilvl w:val="0"/>
          <w:numId w:val="2"/>
        </w:numPr>
        <w:spacing w:after="0"/>
        <w:ind w:left="1757"/>
      </w:pPr>
      <w:r>
        <w:rPr>
          <w:lang w:val="nl"/>
        </w:rPr>
        <w:t xml:space="preserve">Draag het vochtgehalte en </w:t>
      </w:r>
      <w:ins w:id="88" w:author="BK" w:date="2026-03-09T13:47:00Z">
        <w:r>
          <w:rPr>
            <w:lang w:val="nl"/>
          </w:rPr>
          <w:t>‘</w:t>
        </w:r>
      </w:ins>
      <w:del w:id="89" w:author="BK" w:date="2026-03-09T13:47:00Z">
        <w:r>
          <w:rPr>
            <w:lang w:val="nl"/>
          </w:rPr>
          <w:delText>“</w:delText>
        </w:r>
      </w:del>
      <w:r>
        <w:rPr>
          <w:lang w:val="nl"/>
        </w:rPr>
        <w:t>geboortetijd</w:t>
      </w:r>
      <w:del w:id="90" w:author="BK" w:date="2026-03-09T13:47:00Z">
        <w:r>
          <w:rPr>
            <w:lang w:val="nl"/>
          </w:rPr>
          <w:delText>”</w:delText>
        </w:r>
      </w:del>
      <w:ins w:id="91" w:author="BK" w:date="2026-03-09T13:47:00Z">
        <w:r>
          <w:rPr>
            <w:lang w:val="nl"/>
          </w:rPr>
          <w:t>’</w:t>
        </w:r>
      </w:ins>
      <w:r>
        <w:rPr>
          <w:lang w:val="nl"/>
        </w:rPr>
        <w:t xml:space="preserve"> van het inhalende en ingehaalde punt over aan het frontpunt.</w:t>
      </w:r>
    </w:p>
    <w:p w14:paraId="40AA8718" w14:textId="4665580F" w:rsidR="002847D1" w:rsidRDefault="00586405" w:rsidP="003147BB">
      <w:pPr>
        <w:pStyle w:val="NormalNL"/>
        <w:numPr>
          <w:ilvl w:val="0"/>
          <w:numId w:val="2"/>
        </w:numPr>
        <w:spacing w:after="0"/>
        <w:ind w:left="1757"/>
      </w:pPr>
      <w:r>
        <w:rPr>
          <w:lang w:val="nl"/>
        </w:rPr>
        <w:t>Verwijder het opgeslokte punt uit het profiel</w:t>
      </w:r>
    </w:p>
    <w:p w14:paraId="0C47FAED" w14:textId="23B06B46" w:rsidR="00A82B07" w:rsidRPr="00A82B07" w:rsidRDefault="00586405" w:rsidP="001418F5">
      <w:pPr>
        <w:pStyle w:val="NormalNL"/>
        <w:numPr>
          <w:ilvl w:val="0"/>
          <w:numId w:val="2"/>
        </w:numPr>
        <w:ind w:left="1757"/>
      </w:pPr>
      <w:r>
        <w:rPr>
          <w:lang w:val="nl"/>
        </w:rPr>
        <w:t>Herhaal de procedure tot het einde van de tijdstap is bereikt</w:t>
      </w:r>
    </w:p>
    <w:p w14:paraId="444EF75D" w14:textId="77777777" w:rsidR="002847D1" w:rsidRDefault="00586405" w:rsidP="00DB7ABC">
      <w:pPr>
        <w:pStyle w:val="NormalNL"/>
      </w:pPr>
      <w:r>
        <w:rPr>
          <w:lang w:val="nl"/>
        </w:rPr>
        <w:t>Een tijdstap met hogere infiltratie creëert een nieuw frontpunt bovenaan het vochtprofiel met het vorige vochtgehalte aan zijn benedenstroomse zijde en het nieuwe aan de bovenstroomse kant. Een tijdstap met lagere infiltratie creëert een nieuwe staart die wordt geïnitieerd met twee nieuwe punten bovenaan het vochtprofiel. Het benedenstroomse punt krijgt aan beide zijden het vorige vochtgehalte en het bovenstroomse punt aan beide zijden het nieuwe. Door hun verschillende vochtgehalte gaan deze twee nieuwe staartpunten direct uit elkaar lopen</w:t>
      </w:r>
      <w:ins w:id="92" w:author="BK" w:date="2026-03-09T13:49:00Z">
        <w:r>
          <w:rPr>
            <w:lang w:val="nl"/>
          </w:rPr>
          <w:t>,</w:t>
        </w:r>
      </w:ins>
      <w:r>
        <w:rPr>
          <w:lang w:val="nl"/>
        </w:rPr>
        <w:t xml:space="preserve"> waarbij zij </w:t>
      </w:r>
      <w:r>
        <w:rPr>
          <w:lang w:val="nl"/>
        </w:rPr>
        <w:lastRenderedPageBreak/>
        <w:t>hun vochtgehalte en snelheid behouden.</w:t>
      </w:r>
    </w:p>
    <w:p w14:paraId="24748D9E" w14:textId="49CC530E" w:rsidR="002847D1" w:rsidRDefault="00586405" w:rsidP="00DB7ABC">
      <w:pPr>
        <w:pStyle w:val="NormalNL"/>
      </w:pPr>
      <w:r>
        <w:rPr>
          <w:lang w:val="nl"/>
        </w:rPr>
        <w:t>Elk punt krijgt ook zijn ontstaanstijd mee, met de actuele tijd kan altijd het volledige vochtprofiel tussen twee onthouden vochtpunten worden geconstrueerd. Ook kan hiermee het voortdurend veranderend vochtgehalte aan beide zijden van elk frontpunt worden berekend, en daarmee zijn snelheid. Dit werkt omdat alle punten tussen twee opeenvolgende frontpunten tot dezelfde staart behoren en dus dezelfde ontstaanstijd hebben. Uitzondering zijn punten binnen een infiltratieblok, maar die hebben altijd hetzelfde vochtgehalte.</w:t>
      </w:r>
    </w:p>
    <w:p w14:paraId="2669B048" w14:textId="3E9B29A9" w:rsidR="002847D1" w:rsidRDefault="00586405" w:rsidP="00DB7ABC">
      <w:pPr>
        <w:pStyle w:val="NormalNL"/>
      </w:pPr>
      <w:r>
        <w:rPr>
          <w:lang w:val="nl"/>
        </w:rPr>
        <w:t>Het vochtgehalte aan beide kanten van een frontpunt verandert voortdurend, en dus ook de snelheid van het frontpunt. Frontpunten worden daarom numeriek verschoven met een iteratieve Runge-Kutta</w:t>
      </w:r>
      <w:del w:id="93" w:author="BK" w:date="2026-03-09T13:51:00Z">
        <w:r>
          <w:rPr>
            <w:lang w:val="nl"/>
          </w:rPr>
          <w:delText xml:space="preserve"> </w:delText>
        </w:r>
      </w:del>
      <w:r>
        <w:rPr>
          <w:lang w:val="nl"/>
        </w:rPr>
        <w:t>stap. De flux door het freatisch vlak (onderzijde percolatiezone) wordt berekend door een gedetailleerd vochtprofiel te construeren tussen het laatste profielpunt boven en het eerste onder het freatisch vlak. De flux door het freatisch vlak wordt vervolgens geïnterpoleerd. Diepere profielpunten worden verwijderd.</w:t>
      </w:r>
    </w:p>
    <w:p w14:paraId="3F9C7161" w14:textId="00737FD4" w:rsidR="002847D1" w:rsidRDefault="00586405" w:rsidP="00DB7ABC">
      <w:pPr>
        <w:pStyle w:val="NormalNL"/>
      </w:pPr>
      <w:r>
        <w:rPr>
          <w:lang w:val="nl"/>
        </w:rPr>
        <w:t xml:space="preserve">De simulatie start standaard met een punt op </w:t>
      </w:r>
      <m:oMath>
        <m:r>
          <w:rPr>
            <w:rFonts w:ascii="Cambria Math" w:hAnsi="Cambria Math"/>
          </w:rPr>
          <m:t>z</m:t>
        </m:r>
        <m:r>
          <m:rPr>
            <m:sty m:val="p"/>
          </m:rPr>
          <w:rPr>
            <w:rFonts w:ascii="Cambria Math" w:hAnsi="Cambria Math"/>
          </w:rPr>
          <m:t>=</m:t>
        </m:r>
        <m:r>
          <w:rPr>
            <w:rFonts w:ascii="Cambria Math" w:hAnsi="Cambria Math"/>
          </w:rPr>
          <m:t>0</m:t>
        </m:r>
      </m:oMath>
      <w:r>
        <w:rPr>
          <w:lang w:val="nl"/>
        </w:rPr>
        <w:t xml:space="preserve"> en een op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gwt</m:t>
            </m:r>
          </m:sub>
        </m:sSub>
      </m:oMath>
      <w:r>
        <w:rPr>
          <w:lang w:val="nl"/>
        </w:rPr>
        <w:t xml:space="preserve">, het freatisch vlak. Deze twee punten bepalen de initiële vochtigheid van het profiel. Voor deze vochtigheid kiezen we bij voorkeur een waarde passend bij het gemiddelde neerslagoverschot, zoals </w:t>
      </w:r>
      <m:oMath>
        <m:r>
          <w:rPr>
            <w:rFonts w:ascii="Cambria Math" w:hAnsi="Cambria Math"/>
          </w:rPr>
          <m:t>q</m:t>
        </m:r>
        <m:r>
          <m:rPr>
            <m:sty m:val="p"/>
          </m:rPr>
          <w:rPr>
            <w:rFonts w:ascii="Cambria Math" w:hAnsi="Cambria Math"/>
          </w:rPr>
          <m:t>=</m:t>
        </m:r>
        <m:r>
          <w:rPr>
            <w:rFonts w:ascii="Cambria Math" w:hAnsi="Cambria Math"/>
          </w:rPr>
          <m:t>0,1</m:t>
        </m:r>
      </m:oMath>
      <w:r>
        <w:rPr>
          <w:lang w:val="nl"/>
        </w:rPr>
        <w:t xml:space="preserve"> cm/d. Als we veldcapaciteit kiezen, is de snelheid overal initieel nul en duurt het meerdere jaren voordat de percolatiezone van bovenaf geheel is bevochtigd en het eerste water onderin arriveert.</w:t>
      </w:r>
    </w:p>
    <w:p w14:paraId="6FB66B0E" w14:textId="77777777" w:rsidR="002847D1" w:rsidRDefault="00586405" w:rsidP="002D00AA">
      <w:pPr>
        <w:pStyle w:val="Kop20"/>
      </w:pPr>
      <w:bookmarkStart w:id="94" w:name="voorbeeld"/>
      <w:r>
        <w:rPr>
          <w:bCs/>
          <w:iCs/>
          <w:lang w:val="nl"/>
        </w:rPr>
        <w:t>Voorbeeld</w:t>
      </w:r>
    </w:p>
    <w:p w14:paraId="4435E99A" w14:textId="6AE0786B" w:rsidR="002847D1" w:rsidRDefault="001418F5" w:rsidP="00DB7ABC">
      <w:pPr>
        <w:pStyle w:val="NormalNL"/>
      </w:pPr>
      <w:r>
        <w:rPr>
          <w:lang w:val="nl"/>
        </w:rPr>
        <w:fldChar w:fldCharType="begin"/>
      </w:r>
      <w:r>
        <w:rPr>
          <w:lang w:val="nl"/>
        </w:rPr>
        <w:instrText xml:space="preserve"> REF fig10 \h </w:instrText>
      </w:r>
      <w:r>
        <w:rPr>
          <w:lang w:val="nl"/>
        </w:rPr>
      </w:r>
      <w:r>
        <w:rPr>
          <w:lang w:val="nl"/>
        </w:rPr>
        <w:fldChar w:fldCharType="separate"/>
      </w:r>
      <w:r>
        <w:rPr>
          <w:lang w:val="nl"/>
        </w:rPr>
        <w:t xml:space="preserve">Afbeelding </w:t>
      </w:r>
      <w:r>
        <w:rPr>
          <w:noProof/>
          <w:lang w:val="nl"/>
        </w:rPr>
        <w:t>7</w:t>
      </w:r>
      <w:r>
        <w:rPr>
          <w:lang w:val="nl"/>
        </w:rPr>
        <w:fldChar w:fldCharType="end"/>
      </w:r>
      <w:r>
        <w:rPr>
          <w:lang w:val="nl"/>
        </w:rPr>
        <w:t xml:space="preserve"> toont 3 frames uit een simulatievideo van het vochtprofiel tussen 1992 en 2005 met de invoer uit </w:t>
      </w:r>
      <w:del w:id="95" w:author="BK" w:date="2026-03-09T13:53:00Z">
        <w:r>
          <w:rPr>
            <w:lang w:val="nl"/>
          </w:rPr>
          <w:delText xml:space="preserve">afb </w:delText>
        </w:r>
      </w:del>
      <w:r>
        <w:rPr>
          <w:lang w:val="nl"/>
        </w:rPr>
        <w:t>Afbeelding 1. De horizontale lijnen dienen als houvast; zij geven het vochtgehalte bij veldcapaciteit en bij een neerwaartse flux van 1 mm/d resp. van 2 mm/d. De getrokken blauwe lijn is het vochtprofiel op de bewuste dag. De rode punten geven voor elk onthouden vochtpunt in het profiel zijn beneden- en bovenstroomse vochtgehalte. Een front toont twee rode punten; bij een gewoon punt vallen die op elkaar. De blauwe profiellijn tussen de rode punten is steeds gereconstrueerd met een resolutie van 10 cm en hoeft niet te worden onthouden.</w:t>
      </w:r>
    </w:p>
    <w:p w14:paraId="7FD2EE46" w14:textId="5E9DF691" w:rsidR="002847D1" w:rsidRDefault="00586405" w:rsidP="00DB7ABC">
      <w:pPr>
        <w:pStyle w:val="NormalNL"/>
      </w:pPr>
      <w:r>
        <w:rPr>
          <w:lang w:val="nl"/>
        </w:rPr>
        <w:t xml:space="preserve">In de figuren is </w:t>
      </w:r>
      <m:oMath>
        <m:r>
          <w:rPr>
            <w:rFonts w:ascii="Cambria Math" w:hAnsi="Cambria Math"/>
          </w:rPr>
          <m:t>z</m:t>
        </m:r>
      </m:oMath>
      <w:r>
        <w:rPr>
          <w:lang w:val="nl"/>
        </w:rPr>
        <w:t xml:space="preserve"> diepte; naar rechts is dus omlaag. Het eerste videoframe in </w:t>
      </w:r>
      <w:r>
        <w:rPr>
          <w:lang w:val="nl"/>
        </w:rPr>
        <w:fldChar w:fldCharType="begin"/>
      </w:r>
      <w:r>
        <w:rPr>
          <w:lang w:val="nl"/>
        </w:rPr>
        <w:instrText xml:space="preserve"> REF fig10 \h </w:instrText>
      </w:r>
      <w:r>
        <w:rPr>
          <w:lang w:val="nl"/>
        </w:rPr>
      </w:r>
      <w:r>
        <w:rPr>
          <w:lang w:val="nl"/>
        </w:rPr>
        <w:fldChar w:fldCharType="separate"/>
      </w:r>
      <w:r>
        <w:rPr>
          <w:lang w:val="nl"/>
        </w:rPr>
        <w:t xml:space="preserve">Afbeelding </w:t>
      </w:r>
      <w:r>
        <w:rPr>
          <w:noProof/>
          <w:lang w:val="nl"/>
        </w:rPr>
        <w:t>7</w:t>
      </w:r>
      <w:r>
        <w:rPr>
          <w:lang w:val="nl"/>
        </w:rPr>
        <w:fldChar w:fldCharType="end"/>
      </w:r>
      <w:r>
        <w:rPr>
          <w:lang w:val="nl"/>
        </w:rPr>
        <w:t xml:space="preserve"> toont het vochtprofiel begin herfst 1998. Boven in het profiel (dus links) tekent zich de hogere vochtigheid van de herfst af, maar onderin weerspiegelt het meer geleidelijke vochtgehalte </w:t>
      </w:r>
      <w:ins w:id="96" w:author="BK" w:date="2026-03-09T13:58:00Z">
        <w:r>
          <w:rPr>
            <w:lang w:val="nl"/>
          </w:rPr>
          <w:t xml:space="preserve">van </w:t>
        </w:r>
      </w:ins>
      <w:r>
        <w:rPr>
          <w:lang w:val="nl"/>
        </w:rPr>
        <w:t>de voorafgaande zomer. Het tweede frame toont het vochtprofiel eind januari 1999. De natte winterperiode manifesteert zich bovenin met sterk variërende vochtgehaltes en vochtfronten die elkaar steeds inhalen. Door dit inhalen blijven er op grotere diepte nog maar weinig vochtfronten over. De derde grafiek geeft de situatie in de droge herfst van 1999. Tijdens de voorafgaande droge zomer droogde het profiel bovenin sterk uit, maar onderin niet. De hoge waarden onderin, ca. 3 mm/d, zijn nog het residu van de natte winter van 1998, maar dan gladgestreken door het elkaar inhalen van de verschillende vochtfronten. Door het hogere vochtgehalte is de stroming onder in het profiel op dat moment veel groter dan bovenin, waar het water dan nauwelijks beweegt.</w:t>
      </w:r>
    </w:p>
    <w:p w14:paraId="5A0BE731" w14:textId="0F4AEFBD" w:rsidR="002847D1" w:rsidRDefault="00586405" w:rsidP="00DB7ABC">
      <w:pPr>
        <w:pStyle w:val="NormalNL"/>
      </w:pPr>
      <w:r>
        <w:rPr>
          <w:lang w:val="nl"/>
        </w:rPr>
        <w:t xml:space="preserve">Wat betreft de horizontale lijnen: De daalsnelheid </w:t>
      </w:r>
      <m:oMath>
        <m:r>
          <w:rPr>
            <w:rFonts w:ascii="Cambria Math" w:hAnsi="Cambria Math"/>
          </w:rPr>
          <m:t>V</m:t>
        </m:r>
      </m:oMath>
      <w:r>
        <w:rPr>
          <w:lang w:val="nl"/>
        </w:rPr>
        <w:t xml:space="preserve"> van punten in het vochtprofiel voor dit grove zand (grondsoort</w:t>
      </w:r>
      <w:ins w:id="97" w:author="BK" w:date="2026-03-09T14:02:00Z">
        <w:r>
          <w:rPr>
            <w:lang w:val="nl"/>
          </w:rPr>
          <w:t>code</w:t>
        </w:r>
      </w:ins>
      <w:r>
        <w:rPr>
          <w:lang w:val="nl"/>
        </w:rPr>
        <w:t xml:space="preserve"> </w:t>
      </w:r>
      <w:del w:id="98" w:author="BK" w:date="2026-03-09T14:02:00Z">
        <w:r>
          <w:rPr>
            <w:lang w:val="nl"/>
          </w:rPr>
          <w:delText>’</w:delText>
        </w:r>
      </w:del>
      <w:r>
        <w:rPr>
          <w:lang w:val="nl"/>
        </w:rPr>
        <w:t>O05</w:t>
      </w:r>
      <w:del w:id="99" w:author="BK" w:date="2026-03-09T14:02:00Z">
        <w:r>
          <w:rPr>
            <w:lang w:val="nl"/>
          </w:rPr>
          <w:delText>’</w:delText>
        </w:r>
      </w:del>
      <w:r>
        <w:rPr>
          <w:lang w:val="nl"/>
        </w:rPr>
        <w:t xml:space="preserve"> van de Staringreeks) is 3.9 cm/d bij </w:t>
      </w:r>
      <m:oMath>
        <m:r>
          <w:rPr>
            <w:rFonts w:ascii="Cambria Math" w:hAnsi="Cambria Math"/>
          </w:rPr>
          <m:t>q</m:t>
        </m:r>
        <m:r>
          <m:rPr>
            <m:sty m:val="p"/>
          </m:rPr>
          <w:rPr>
            <w:rFonts w:ascii="Cambria Math" w:hAnsi="Cambria Math"/>
          </w:rPr>
          <m:t>=</m:t>
        </m:r>
        <m:r>
          <w:rPr>
            <w:rFonts w:ascii="Cambria Math" w:hAnsi="Cambria Math"/>
          </w:rPr>
          <m:t>1</m:t>
        </m:r>
      </m:oMath>
      <w:r>
        <w:rPr>
          <w:lang w:val="nl"/>
        </w:rPr>
        <w:t xml:space="preserve"> </w:t>
      </w:r>
      <w:r>
        <w:rPr>
          <w:lang w:val="nl"/>
        </w:rPr>
        <w:lastRenderedPageBreak/>
        <w:t xml:space="preserve">mm/d en 6.4 cm/d bij </w:t>
      </w:r>
      <m:oMath>
        <m:r>
          <w:rPr>
            <w:rFonts w:ascii="Cambria Math" w:hAnsi="Cambria Math"/>
          </w:rPr>
          <m:t>q</m:t>
        </m:r>
        <m:r>
          <m:rPr>
            <m:sty m:val="p"/>
          </m:rPr>
          <w:rPr>
            <w:rFonts w:ascii="Cambria Math" w:hAnsi="Cambria Math"/>
          </w:rPr>
          <m:t>=</m:t>
        </m:r>
        <m:r>
          <w:rPr>
            <w:rFonts w:ascii="Cambria Math" w:hAnsi="Cambria Math"/>
          </w:rPr>
          <m:t>2</m:t>
        </m:r>
      </m:oMath>
      <w:r>
        <w:rPr>
          <w:lang w:val="nl"/>
        </w:rPr>
        <w:t xml:space="preserve"> mm/d (dus 25.5 dag/m bij </w:t>
      </w:r>
      <m:oMath>
        <m:r>
          <w:rPr>
            <w:rFonts w:ascii="Cambria Math" w:hAnsi="Cambria Math"/>
          </w:rPr>
          <m:t>q</m:t>
        </m:r>
        <m:r>
          <m:rPr>
            <m:sty m:val="p"/>
          </m:rPr>
          <w:rPr>
            <w:rFonts w:ascii="Cambria Math" w:hAnsi="Cambria Math"/>
          </w:rPr>
          <m:t>=</m:t>
        </m:r>
        <m:r>
          <w:rPr>
            <w:rFonts w:ascii="Cambria Math" w:hAnsi="Cambria Math"/>
          </w:rPr>
          <m:t>1</m:t>
        </m:r>
      </m:oMath>
      <w:r>
        <w:rPr>
          <w:lang w:val="nl"/>
        </w:rPr>
        <w:t xml:space="preserve"> mm/d en 15.6 dag/m bij </w:t>
      </w:r>
      <m:oMath>
        <m:r>
          <w:rPr>
            <w:rFonts w:ascii="Cambria Math" w:hAnsi="Cambria Math"/>
          </w:rPr>
          <m:t>q</m:t>
        </m:r>
        <m:r>
          <m:rPr>
            <m:sty m:val="p"/>
          </m:rPr>
          <w:rPr>
            <w:rFonts w:ascii="Cambria Math" w:hAnsi="Cambria Math"/>
          </w:rPr>
          <m:t>=</m:t>
        </m:r>
        <m:r>
          <w:rPr>
            <w:rFonts w:ascii="Cambria Math" w:hAnsi="Cambria Math"/>
          </w:rPr>
          <m:t>2</m:t>
        </m:r>
      </m:oMath>
      <w:r>
        <w:rPr>
          <w:lang w:val="nl"/>
        </w:rPr>
        <w:t xml:space="preserve"> mm/d). Hoe lang het neerslagoverschot in de percolatiezone onderweg is</w:t>
      </w:r>
      <w:ins w:id="100" w:author="BK" w:date="2026-03-09T14:03:00Z">
        <w:r>
          <w:rPr>
            <w:lang w:val="nl"/>
          </w:rPr>
          <w:t>,</w:t>
        </w:r>
      </w:ins>
      <w:r>
        <w:rPr>
          <w:lang w:val="nl"/>
        </w:rPr>
        <w:t xml:space="preserve"> hangt dus af van de vraag hoe nat een bepaalde winter was. De afstand tussen de jaarlijkse piek, die de aankomst op 20 m diepte markeert, is elk jaar anders; de afstand tussen de pieken tussen 2003 en 2004 is duidelijk korter dan die tussen 2004 en 2005. Dit is duidelijk te zien in de bovenste grafiek in </w:t>
      </w:r>
      <w:r>
        <w:rPr>
          <w:lang w:val="nl"/>
        </w:rPr>
        <w:fldChar w:fldCharType="begin"/>
      </w:r>
      <w:r>
        <w:rPr>
          <w:lang w:val="nl"/>
        </w:rPr>
        <w:instrText xml:space="preserve"> REF fig11 \h </w:instrText>
      </w:r>
      <w:r>
        <w:rPr>
          <w:lang w:val="nl"/>
        </w:rPr>
      </w:r>
      <w:r>
        <w:rPr>
          <w:lang w:val="nl"/>
        </w:rPr>
        <w:fldChar w:fldCharType="separate"/>
      </w:r>
      <w:r>
        <w:rPr>
          <w:lang w:val="nl"/>
        </w:rPr>
        <w:t xml:space="preserve">Afbeelding </w:t>
      </w:r>
      <w:r>
        <w:rPr>
          <w:noProof/>
          <w:lang w:val="nl"/>
        </w:rPr>
        <w:t>8</w:t>
      </w:r>
      <w:r>
        <w:rPr>
          <w:lang w:val="nl"/>
        </w:rPr>
        <w:fldChar w:fldCharType="end"/>
      </w:r>
      <w:r>
        <w:rPr>
          <w:lang w:val="nl"/>
        </w:rPr>
        <w:t xml:space="preserve">). </w:t>
      </w:r>
    </w:p>
    <w:p w14:paraId="561DED6B" w14:textId="68D4F80D" w:rsidR="003E3C04" w:rsidRDefault="003E3C04" w:rsidP="00DB7ABC">
      <w:pPr>
        <w:pStyle w:val="NormalNL"/>
      </w:pPr>
      <w:r>
        <w:rPr>
          <w:noProof/>
          <w:lang w:val="nl"/>
        </w:rPr>
        <w:drawing>
          <wp:inline distT="0" distB="0" distL="0" distR="0" wp14:anchorId="4D3CF3EC" wp14:editId="2A18F597">
            <wp:extent cx="4367506" cy="3275629"/>
            <wp:effectExtent l="0" t="0" r="0" b="0"/>
            <wp:docPr id="1477198788"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98788" name="Picture 8" descr="A diagram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80173" cy="3285129"/>
                    </a:xfrm>
                    <a:prstGeom prst="rect">
                      <a:avLst/>
                    </a:prstGeom>
                  </pic:spPr>
                </pic:pic>
              </a:graphicData>
            </a:graphic>
          </wp:inline>
        </w:drawing>
      </w:r>
    </w:p>
    <w:p w14:paraId="510D1C55" w14:textId="48DBEB91" w:rsidR="002847D1" w:rsidRDefault="000851BC" w:rsidP="00A82B07">
      <w:pPr>
        <w:pStyle w:val="CaptionNL"/>
      </w:pPr>
      <w:bookmarkStart w:id="101" w:name="fig10"/>
      <w:r>
        <w:rPr>
          <w:iCs/>
          <w:lang w:val="nl"/>
        </w:rPr>
        <w:t xml:space="preserve">Afbeelding </w:t>
      </w:r>
      <w:r>
        <w:rPr>
          <w:iCs/>
          <w:lang w:val="nl"/>
        </w:rPr>
        <w:fldChar w:fldCharType="begin"/>
      </w:r>
      <w:r>
        <w:rPr>
          <w:iCs/>
          <w:lang w:val="nl"/>
        </w:rPr>
        <w:instrText xml:space="preserve"> SEQ Afb. \* ARABIC </w:instrText>
      </w:r>
      <w:r>
        <w:rPr>
          <w:iCs/>
          <w:lang w:val="nl"/>
        </w:rPr>
        <w:fldChar w:fldCharType="separate"/>
      </w:r>
      <w:r>
        <w:rPr>
          <w:iCs/>
          <w:noProof/>
          <w:lang w:val="nl"/>
        </w:rPr>
        <w:t>7</w:t>
      </w:r>
      <w:r>
        <w:rPr>
          <w:iCs/>
          <w:noProof/>
          <w:lang w:val="nl"/>
        </w:rPr>
        <w:fldChar w:fldCharType="end"/>
      </w:r>
      <w:bookmarkEnd w:id="101"/>
      <w:r>
        <w:rPr>
          <w:iCs/>
          <w:lang w:val="nl"/>
        </w:rPr>
        <w:tab/>
        <w:t>Een 20 m diep vochtprofiel op drie momenten uit een langere simulatie. De horizontale lijnen zijn ter oriëntatie. Een gemiddelde flux van 1-2 mm/d mag worden verwacht gezien het gemiddelde neerslagoverschot. De dikke rode punten geven het stroomopwaartse en stroomafwaartse vochtgehalte van de profielpunten. Bij gewone punten vallen die op elkaar; bij vochtfronten zijn z</w:t>
      </w:r>
      <w:del w:id="102" w:author="BK" w:date="2026-03-09T14:05:00Z">
        <w:r>
          <w:rPr>
            <w:iCs/>
            <w:lang w:val="nl"/>
          </w:rPr>
          <w:delText>ij</w:delText>
        </w:r>
      </w:del>
      <w:ins w:id="103" w:author="BK" w:date="2026-03-09T14:05:00Z">
        <w:r>
          <w:rPr>
            <w:iCs/>
            <w:lang w:val="nl"/>
          </w:rPr>
          <w:t>e</w:t>
        </w:r>
      </w:ins>
      <w:r>
        <w:rPr>
          <w:iCs/>
          <w:lang w:val="nl"/>
        </w:rPr>
        <w:t xml:space="preserve"> verschillend. Alleen de punten met de rode stippen worden onthouden, de blauwe profiellijnen ertussen zijn uit de onthouden punten </w:t>
      </w:r>
      <w:del w:id="104" w:author="BK" w:date="2026-03-09T14:07:00Z">
        <w:r>
          <w:rPr>
            <w:iCs/>
            <w:lang w:val="nl"/>
          </w:rPr>
          <w:delText xml:space="preserve">geconstrueerd </w:delText>
        </w:r>
      </w:del>
      <w:r>
        <w:rPr>
          <w:iCs/>
          <w:lang w:val="nl"/>
        </w:rPr>
        <w:t>berekend voor de weergave in de video.</w:t>
      </w:r>
    </w:p>
    <w:p w14:paraId="7F04C69C" w14:textId="77777777" w:rsidR="002847D1" w:rsidRDefault="00586405" w:rsidP="003147BB">
      <w:pPr>
        <w:pStyle w:val="Kop10"/>
      </w:pPr>
      <w:bookmarkStart w:id="105" w:name="munsflow-versus-kw"/>
      <w:bookmarkEnd w:id="70"/>
      <w:bookmarkEnd w:id="94"/>
      <w:r>
        <w:rPr>
          <w:lang w:val="nl"/>
        </w:rPr>
        <w:t>Munsflow versus KW</w:t>
      </w:r>
    </w:p>
    <w:p w14:paraId="754457CA" w14:textId="0187A176" w:rsidR="002847D1" w:rsidRDefault="000851BC" w:rsidP="00DB7ABC">
      <w:pPr>
        <w:pStyle w:val="NormalNL"/>
      </w:pPr>
      <w:r>
        <w:rPr>
          <w:lang w:val="nl"/>
        </w:rPr>
        <w:t xml:space="preserve">Afbeelding </w:t>
      </w:r>
      <w:hyperlink w:anchor="fig:qrtz-qwt">
        <w:r>
          <w:rPr>
            <w:rStyle w:val="Hyperlink"/>
            <w:lang w:val="nl"/>
          </w:rPr>
          <w:t>8</w:t>
        </w:r>
      </w:hyperlink>
      <w:r>
        <w:rPr>
          <w:lang w:val="nl"/>
        </w:rPr>
        <w:t xml:space="preserve"> geeft de flux over het freatisch vlak aan de onderzijde van een 20 m dikke percolatiezone voor de invoer in Afbeelding </w:t>
      </w:r>
      <w:hyperlink w:anchor="fig:Berekende-lek-uit-wortelzone">
        <w:r>
          <w:rPr>
            <w:rStyle w:val="Hyperlink"/>
            <w:lang w:val="nl"/>
          </w:rPr>
          <w:t>1</w:t>
        </w:r>
      </w:hyperlink>
      <w:r>
        <w:rPr>
          <w:lang w:val="nl"/>
        </w:rPr>
        <w:t xml:space="preserve"> en grof zand (Staringreeks-code O05). Scherpe pieken domineren het dynamische vochtprofiel van de KW; bij Munsflow is de flux uitgesmeerd in tijd door capillaire zuigspanning. De passagetijd van de percolatiezone is bij Munsflow altijd hetzelfde, volledig bepaald door het gekozen gemiddelde vochtgehalte; bij KW varieert dit sterk, afhankelijk van de natheid van voorgaande seizoenen. Munsflow rekent snel en eenvoudig; KW is complexer en vergt daardoor meer rekentijd. Kleine tijdstappen of opdelen van de percolatiezone zijn voor beide methoden niet nodig. De simulatie van de KW moet echter tussenstappen nemen om het inhalen van vochtpunten te verwerken.</w:t>
      </w:r>
    </w:p>
    <w:p w14:paraId="5292D38E" w14:textId="77777777" w:rsidR="002847D1" w:rsidRDefault="00586405" w:rsidP="000851BC">
      <w:pPr>
        <w:pStyle w:val="NormalNL"/>
        <w:keepNext/>
      </w:pPr>
      <w:r>
        <w:rPr>
          <w:noProof/>
          <w:lang w:val="nl"/>
        </w:rPr>
        <w:lastRenderedPageBreak/>
        <w:drawing>
          <wp:inline distT="0" distB="0" distL="0" distR="0" wp14:anchorId="2AE0CD2F" wp14:editId="43E1CAEA">
            <wp:extent cx="4114800" cy="2889504"/>
            <wp:effectExtent l="0" t="0" r="0" b="0"/>
            <wp:docPr id="997122546" name="Picture" descr="[fig:qrtz-qwt]Flux boven- en onderaan de 20 m dikke percolatie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0_Users_Theo_GRWMODELS_python_tools_Stromingen_Kinematic_wave_images_qwt_O05.png"/>
                    <pic:cNvPicPr>
                      <a:picLocks noChangeAspect="1" noChangeArrowheads="1"/>
                    </pic:cNvPicPr>
                  </pic:nvPicPr>
                  <pic:blipFill>
                    <a:blip r:embed="rId18"/>
                    <a:stretch>
                      <a:fillRect/>
                    </a:stretch>
                  </pic:blipFill>
                  <pic:spPr bwMode="auto">
                    <a:xfrm>
                      <a:off x="0" y="0"/>
                      <a:ext cx="4114800" cy="2889504"/>
                    </a:xfrm>
                    <a:prstGeom prst="rect">
                      <a:avLst/>
                    </a:prstGeom>
                    <a:noFill/>
                    <a:ln w="9525">
                      <a:noFill/>
                      <a:headEnd/>
                      <a:tailEnd/>
                    </a:ln>
                  </pic:spPr>
                </pic:pic>
              </a:graphicData>
            </a:graphic>
          </wp:inline>
        </w:drawing>
      </w:r>
    </w:p>
    <w:p w14:paraId="65CAC1C1" w14:textId="540B630E" w:rsidR="002847D1" w:rsidRDefault="000851BC" w:rsidP="00A82B07">
      <w:pPr>
        <w:pStyle w:val="CaptionNL"/>
      </w:pPr>
      <w:bookmarkStart w:id="106" w:name="fig11"/>
      <w:r>
        <w:rPr>
          <w:iCs/>
          <w:lang w:val="nl"/>
        </w:rPr>
        <w:t xml:space="preserve">Afbeelding </w:t>
      </w:r>
      <w:r>
        <w:rPr>
          <w:iCs/>
          <w:lang w:val="nl"/>
        </w:rPr>
        <w:fldChar w:fldCharType="begin"/>
      </w:r>
      <w:r>
        <w:rPr>
          <w:iCs/>
          <w:lang w:val="nl"/>
        </w:rPr>
        <w:instrText xml:space="preserve"> SEQ Afb. \* ARABIC </w:instrText>
      </w:r>
      <w:r>
        <w:rPr>
          <w:iCs/>
          <w:lang w:val="nl"/>
        </w:rPr>
        <w:fldChar w:fldCharType="separate"/>
      </w:r>
      <w:r>
        <w:rPr>
          <w:iCs/>
          <w:noProof/>
          <w:lang w:val="nl"/>
        </w:rPr>
        <w:t>8</w:t>
      </w:r>
      <w:r>
        <w:rPr>
          <w:iCs/>
          <w:noProof/>
          <w:lang w:val="nl"/>
        </w:rPr>
        <w:fldChar w:fldCharType="end"/>
      </w:r>
      <w:bookmarkEnd w:id="106"/>
      <w:r>
        <w:rPr>
          <w:iCs/>
          <w:lang w:val="nl"/>
        </w:rPr>
        <w:tab/>
        <w:t>Flux boven- en onderaan de 20 m dikke percolatiezone</w:t>
      </w:r>
    </w:p>
    <w:p w14:paraId="00D35699" w14:textId="1BD95D00" w:rsidR="00453A7A" w:rsidRDefault="00453A7A" w:rsidP="00453A7A">
      <w:pPr>
        <w:pStyle w:val="NormalNL"/>
      </w:pPr>
      <w:r>
        <w:rPr>
          <w:lang w:val="nl"/>
        </w:rPr>
        <w:t xml:space="preserve">Gehrels (1999) laat in </w:t>
      </w:r>
      <w:del w:id="107" w:author="BK" w:date="2026-03-09T14:08:00Z">
        <w:r>
          <w:rPr>
            <w:lang w:val="nl"/>
          </w:rPr>
          <w:delText xml:space="preserve">zijn </w:delText>
        </w:r>
      </w:del>
      <w:r>
        <w:rPr>
          <w:lang w:val="nl"/>
        </w:rPr>
        <w:t>figuur 7.20 v</w:t>
      </w:r>
      <w:del w:id="108" w:author="BK" w:date="2026-03-09T14:08:00Z">
        <w:r>
          <w:rPr>
            <w:lang w:val="nl"/>
          </w:rPr>
          <w:delText>oor</w:delText>
        </w:r>
      </w:del>
      <w:ins w:id="109" w:author="BK" w:date="2026-03-09T14:08:00Z">
        <w:r>
          <w:rPr>
            <w:lang w:val="nl"/>
          </w:rPr>
          <w:t>an</w:t>
        </w:r>
      </w:ins>
      <w:r>
        <w:rPr>
          <w:lang w:val="nl"/>
        </w:rPr>
        <w:t xml:space="preserve"> zijn Veluwe-model zien dat het geavanceerde SWAP</w:t>
      </w:r>
      <w:ins w:id="110" w:author="BK" w:date="2026-03-09T14:09:00Z">
        <w:r>
          <w:rPr>
            <w:lang w:val="nl"/>
          </w:rPr>
          <w:t>-model</w:t>
        </w:r>
      </w:ins>
      <w:r>
        <w:rPr>
          <w:lang w:val="nl"/>
        </w:rPr>
        <w:t xml:space="preserve"> ook de pieken en variabele passagetijd simuleert die de KW kenmerken, terwijl zijn Munsflow simulatie die mist. Hem interpreterend kunnen KW (als proxy voor SWAP) en Munsflow beide in de praktijk bruikbaar zijn, zij het bij Munsflow wellicht om de verkeerde reden. Een goed argument voor </w:t>
      </w:r>
      <w:del w:id="111" w:author="BK" w:date="2026-03-09T14:10:00Z">
        <w:r>
          <w:rPr>
            <w:lang w:val="nl"/>
          </w:rPr>
          <w:delText xml:space="preserve">hun </w:delText>
        </w:r>
      </w:del>
      <w:r>
        <w:rPr>
          <w:lang w:val="nl"/>
        </w:rPr>
        <w:t xml:space="preserve">beider bruikbaarheid is dat ruimtelijke variatie van neerslag, bodemsoort en dikte van de percolatiezone onvermijdelijk leidt tot variatie in passagetijden. Dit veroorzaakt </w:t>
      </w:r>
      <w:ins w:id="112" w:author="BK" w:date="2026-03-09T14:11:00Z">
        <w:r>
          <w:rPr>
            <w:lang w:val="nl"/>
          </w:rPr>
          <w:t>‘</w:t>
        </w:r>
      </w:ins>
      <w:del w:id="113" w:author="BK" w:date="2026-03-09T14:10:00Z">
        <w:r>
          <w:rPr>
            <w:lang w:val="nl"/>
          </w:rPr>
          <w:delText>“</w:delText>
        </w:r>
      </w:del>
      <w:r>
        <w:rPr>
          <w:lang w:val="nl"/>
        </w:rPr>
        <w:t>hobbels</w:t>
      </w:r>
      <w:del w:id="114" w:author="BK" w:date="2026-03-09T14:11:00Z">
        <w:r>
          <w:rPr>
            <w:lang w:val="nl"/>
          </w:rPr>
          <w:delText>”</w:delText>
        </w:r>
      </w:del>
      <w:ins w:id="115" w:author="BK" w:date="2026-03-09T14:11:00Z">
        <w:r>
          <w:rPr>
            <w:lang w:val="nl"/>
          </w:rPr>
          <w:t>’</w:t>
        </w:r>
      </w:ins>
      <w:r>
        <w:rPr>
          <w:lang w:val="nl"/>
        </w:rPr>
        <w:t xml:space="preserve"> in het freatisch vlak die elkaar voortdurend ruimtelijk vereffenen door horizontale stroming tussen de hobbels. Hierdoor is de variatie in het verloop van de grondwaterstand onder de dikke percolatiezone in de praktijk toch minder dan men op basis van de simulatie op een enkele locatie zou verwachten. Munsflow vereist in elk geval kalibratie van het gemiddelde vochtgehalte. De KW is compleet anders</w:t>
      </w:r>
      <w:del w:id="116" w:author="BK" w:date="2026-03-09T14:11:00Z">
        <w:r>
          <w:rPr>
            <w:lang w:val="nl"/>
          </w:rPr>
          <w:delText xml:space="preserve"> </w:delText>
        </w:r>
      </w:del>
      <w:r>
        <w:rPr>
          <w:lang w:val="nl"/>
        </w:rPr>
        <w:t xml:space="preserve">: hij honoreert volledig de niet-lineariteit van de onverzadigde zone en geeft helder inzicht in het proces van de percolatie. Scherpe fronten en dus pieken in het neerslagoverschot zijn karakteristiek voor de KW. </w:t>
      </w:r>
      <w:del w:id="117" w:author="Redacteur2" w:date="2026-03-11T11:48:00Z" w16du:dateUtc="2026-03-11T10:48:00Z">
        <w:r w:rsidDel="00591052">
          <w:rPr>
            <w:lang w:val="nl"/>
          </w:rPr>
          <w:delText xml:space="preserve"> </w:delText>
        </w:r>
      </w:del>
      <w:r>
        <w:rPr>
          <w:lang w:val="nl"/>
        </w:rPr>
        <w:t>Verwacht wordt dat deze in werkelijkheid iets minder scherp zijn door de verwaarloosde capillaire spanningen, die juist bij de fronten wel een rol zullen spelen. Omdat de berekeningsmethode KW het volledige vochtprofiel berekent, kan de flux op elke diepte en tijd efficiënt worden verkregen. Dit biedt de mogelijkheid om de grondwateraanvulling voor een model met ruimtelijk variërende percolatielengte te bepalen middels verticale interpolatie binnen dit ene KW-profiel. Dit laatste natuurlijk onder de voorwaarde dat bodemeigenschappen en neerslag/verdamping binnen (delen van) dit model als uniform mogen worden beschouwd.</w:t>
      </w:r>
    </w:p>
    <w:p w14:paraId="2258D2B9" w14:textId="2083F178" w:rsidR="00917E1C" w:rsidRPr="00591052" w:rsidRDefault="00917E1C" w:rsidP="003147BB">
      <w:pPr>
        <w:pStyle w:val="Kop10"/>
        <w:rPr>
          <w:lang w:val="en-US"/>
          <w:rPrChange w:id="118" w:author="Redacteur2" w:date="2026-03-11T11:39:00Z" w16du:dateUtc="2026-03-11T10:39:00Z">
            <w:rPr/>
          </w:rPrChange>
        </w:rPr>
      </w:pPr>
      <w:r w:rsidRPr="00591052">
        <w:rPr>
          <w:lang w:val="en-US"/>
          <w:rPrChange w:id="119" w:author="Redacteur2" w:date="2026-03-11T11:39:00Z" w16du:dateUtc="2026-03-11T10:39:00Z">
            <w:rPr>
              <w:lang w:val="nl"/>
            </w:rPr>
          </w:rPrChange>
        </w:rPr>
        <w:t>Referenties</w:t>
      </w:r>
    </w:p>
    <w:p w14:paraId="2E77FAC8" w14:textId="79D77751" w:rsidR="002847D1" w:rsidRPr="00591052" w:rsidRDefault="00586405" w:rsidP="003147BB">
      <w:pPr>
        <w:pStyle w:val="NormalNL"/>
        <w:rPr>
          <w:lang w:val="en-US"/>
          <w:rPrChange w:id="120" w:author="Redacteur2" w:date="2026-03-11T11:39:00Z" w16du:dateUtc="2026-03-11T10:39:00Z">
            <w:rPr/>
          </w:rPrChange>
        </w:rPr>
      </w:pPr>
      <w:r w:rsidRPr="00591052">
        <w:rPr>
          <w:lang w:val="en-US"/>
          <w:rPrChange w:id="121" w:author="Redacteur2" w:date="2026-03-11T11:39:00Z" w16du:dateUtc="2026-03-11T10:39:00Z">
            <w:rPr>
              <w:lang w:val="nl"/>
            </w:rPr>
          </w:rPrChange>
        </w:rPr>
        <w:t>Charbeneau R.J. (2000) Groundwater Hydraulics and Pollutant Transport. Prentice Hill, ISBN 0-13-975616-7. 593p.</w:t>
      </w:r>
    </w:p>
    <w:p w14:paraId="4BDC9330" w14:textId="77777777" w:rsidR="002847D1" w:rsidRDefault="00586405" w:rsidP="003147BB">
      <w:pPr>
        <w:pStyle w:val="NormalNL"/>
      </w:pPr>
      <w:r w:rsidRPr="00591052">
        <w:rPr>
          <w:b/>
          <w:bCs/>
          <w:lang w:val="en-US"/>
          <w:rPrChange w:id="122" w:author="Redacteur2" w:date="2026-03-11T11:39:00Z" w16du:dateUtc="2026-03-11T10:39:00Z">
            <w:rPr>
              <w:b/>
              <w:bCs/>
              <w:lang w:val="nl"/>
            </w:rPr>
          </w:rPrChange>
        </w:rPr>
        <w:lastRenderedPageBreak/>
        <w:t>Gehrels J.C.</w:t>
      </w:r>
      <w:r w:rsidRPr="00591052">
        <w:rPr>
          <w:lang w:val="en-US"/>
          <w:rPrChange w:id="123" w:author="Redacteur2" w:date="2026-03-11T11:39:00Z" w16du:dateUtc="2026-03-11T10:39:00Z">
            <w:rPr>
              <w:lang w:val="nl"/>
            </w:rPr>
          </w:rPrChange>
        </w:rPr>
        <w:t xml:space="preserve"> (1999) Groundwater Level Fluctuations. Separation of natural from anthropogenic influences and determination of groundwater recharge in the Veluwe area, the Netherlands. </w:t>
      </w:r>
      <w:r>
        <w:rPr>
          <w:lang w:val="nl"/>
        </w:rPr>
        <w:t>PhD, Free Unviersity, Amsterdam. ISBN 90-75739-04-4. 271p.</w:t>
      </w:r>
    </w:p>
    <w:p w14:paraId="68076BAE" w14:textId="77777777" w:rsidR="002847D1" w:rsidRPr="00591052" w:rsidRDefault="00586405" w:rsidP="003147BB">
      <w:pPr>
        <w:pStyle w:val="NormalNL"/>
        <w:rPr>
          <w:lang w:val="en-US"/>
          <w:rPrChange w:id="124" w:author="Redacteur2" w:date="2026-03-11T11:39:00Z" w16du:dateUtc="2026-03-11T10:39:00Z">
            <w:rPr/>
          </w:rPrChange>
        </w:rPr>
      </w:pPr>
      <w:r>
        <w:rPr>
          <w:b/>
          <w:bCs/>
          <w:lang w:val="nl"/>
        </w:rPr>
        <w:t>Heinen, M., Bakker G., Wösten J.M.H</w:t>
      </w:r>
      <w:r>
        <w:rPr>
          <w:lang w:val="nl"/>
        </w:rPr>
        <w:t xml:space="preserve">. (2020) Waterretentie en Doorlatendheidskarakteristieken van boven- en ondergronden in Nederland: de Staringreeks. </w:t>
      </w:r>
      <w:r w:rsidRPr="00591052">
        <w:rPr>
          <w:lang w:val="en-US"/>
          <w:rPrChange w:id="125" w:author="Redacteur2" w:date="2026-03-11T11:39:00Z" w16du:dateUtc="2026-03-11T10:39:00Z">
            <w:rPr>
              <w:lang w:val="nl"/>
            </w:rPr>
          </w:rPrChange>
        </w:rPr>
        <w:t>Update 2018. Wageningen, Wageingen Environmental Research. Rapport 2978, 78p., ISSN 1566-7197.</w:t>
      </w:r>
    </w:p>
    <w:p w14:paraId="7FBAEAD8" w14:textId="69F379BA" w:rsidR="002847D1" w:rsidRPr="00591052" w:rsidRDefault="00586405" w:rsidP="003147BB">
      <w:pPr>
        <w:pStyle w:val="NormalNL"/>
        <w:rPr>
          <w:lang w:val="en-US"/>
          <w:rPrChange w:id="126" w:author="Redacteur2" w:date="2026-03-11T11:39:00Z" w16du:dateUtc="2026-03-11T10:39:00Z">
            <w:rPr/>
          </w:rPrChange>
        </w:rPr>
      </w:pPr>
      <w:r w:rsidRPr="00591052">
        <w:rPr>
          <w:b/>
          <w:bCs/>
          <w:lang w:val="en-US"/>
          <w:rPrChange w:id="127" w:author="Redacteur2" w:date="2026-03-11T11:39:00Z" w16du:dateUtc="2026-03-11T10:39:00Z">
            <w:rPr>
              <w:b/>
              <w:bCs/>
              <w:lang w:val="nl"/>
            </w:rPr>
          </w:rPrChange>
        </w:rPr>
        <w:t>Niswonger, R.G., Prudic, D.E., and Regan, R.S.</w:t>
      </w:r>
      <w:r w:rsidRPr="00591052">
        <w:rPr>
          <w:lang w:val="en-US"/>
          <w:rPrChange w:id="128" w:author="Redacteur2" w:date="2026-03-11T11:39:00Z" w16du:dateUtc="2026-03-11T10:39:00Z">
            <w:rPr>
              <w:lang w:val="nl"/>
            </w:rPr>
          </w:rPrChange>
        </w:rPr>
        <w:t>, 2006, Documentation of the Unsaturated-Zone Flow (UZF1) Package for modeling unsaturated flow between the land surface and the water table with MODFLOW-2005: U.S. Geological Survey Techniques and Methods 6-A19, 62p.</w:t>
      </w:r>
    </w:p>
    <w:p w14:paraId="40D04B3E" w14:textId="77777777" w:rsidR="002847D1" w:rsidRDefault="00586405" w:rsidP="003147BB">
      <w:pPr>
        <w:pStyle w:val="NormalNL"/>
      </w:pPr>
      <w:r>
        <w:rPr>
          <w:b/>
          <w:bCs/>
          <w:lang w:val="nl"/>
        </w:rPr>
        <w:t>Olsthoorn T.N.</w:t>
      </w:r>
      <w:r>
        <w:rPr>
          <w:lang w:val="nl"/>
        </w:rPr>
        <w:t xml:space="preserve"> (2025) Software in python en python notebooks is vrij beschikbaar op https://github.com/Olsthoorn/tools/tree/master/ in de subdiectories ’soils’, ’root_zone’, ’Stromingen/Kinematic_wave’ en ’Stromingen/Munsflow95’</w:t>
      </w:r>
    </w:p>
    <w:p w14:paraId="11E35D39" w14:textId="7CD17847" w:rsidR="002847D1" w:rsidRDefault="00586405" w:rsidP="003147BB">
      <w:pPr>
        <w:pStyle w:val="NormalNL"/>
      </w:pPr>
      <w:r>
        <w:rPr>
          <w:b/>
          <w:bCs/>
          <w:lang w:val="nl"/>
        </w:rPr>
        <w:t>Zwamborn M.H</w:t>
      </w:r>
      <w:r>
        <w:rPr>
          <w:lang w:val="nl"/>
        </w:rPr>
        <w:t>. (1995) Modellering van de onverzadigde zone ten behoeve van grondwatermodellen. KiwaSWI 95.142. Kiwa Nieuwegein, 91pp.</w:t>
      </w:r>
    </w:p>
    <w:p w14:paraId="5A7C030F" w14:textId="77777777" w:rsidR="002847D1" w:rsidRDefault="00586405" w:rsidP="003147BB">
      <w:pPr>
        <w:pStyle w:val="NormalNL"/>
      </w:pPr>
      <w:r>
        <w:rPr>
          <w:b/>
          <w:bCs/>
          <w:lang w:val="nl"/>
        </w:rPr>
        <w:t>Zwamborn M.H., Athmer, W. H.G.J., Maas, C</w:t>
      </w:r>
      <w:r>
        <w:rPr>
          <w:lang w:val="nl"/>
        </w:rPr>
        <w:t>. (1995) Model voor de berekening van grondwateraanvulling in gebieden met dikke onverzadigde zones. H2O (28) 1995, Nor. 20. 604-606, 609.</w:t>
      </w:r>
    </w:p>
    <w:p w14:paraId="628E4EDB" w14:textId="77777777" w:rsidR="002847D1" w:rsidRDefault="00586405" w:rsidP="00917E1C">
      <w:pPr>
        <w:pStyle w:val="Kop10"/>
      </w:pPr>
      <w:bookmarkStart w:id="129" w:name="appendices"/>
      <w:bookmarkEnd w:id="105"/>
      <w:r>
        <w:rPr>
          <w:lang w:val="nl"/>
        </w:rPr>
        <w:t>Appendices</w:t>
      </w:r>
    </w:p>
    <w:p w14:paraId="087423CB" w14:textId="77777777" w:rsidR="002847D1" w:rsidRDefault="00586405" w:rsidP="002D00AA">
      <w:pPr>
        <w:pStyle w:val="Kop20"/>
      </w:pPr>
      <w:bookmarkStart w:id="130" w:name="richards-vergelijking"/>
      <w:r>
        <w:rPr>
          <w:bCs/>
          <w:iCs/>
          <w:lang w:val="nl"/>
        </w:rPr>
        <w:t>Richards-vergelijking</w:t>
      </w:r>
    </w:p>
    <w:p w14:paraId="6A8DDC5D" w14:textId="77777777" w:rsidR="002847D1" w:rsidRDefault="00586405" w:rsidP="00917E1C">
      <w:pPr>
        <w:pStyle w:val="NormalNL"/>
      </w:pPr>
      <w:r>
        <w:rPr>
          <w:lang w:val="nl"/>
        </w:rPr>
        <w:t>Voor toekomstige referentie wordt Munsflow hier afgeleid op een wat algemenere manier dan in [Zwamborn (1995)]. De Richards-vergelijking voor onverzadigde stroming volgt uit de combinatie van continuïteit en de wet van Darcy:</w:t>
      </w:r>
    </w:p>
    <w:p w14:paraId="406585EC" w14:textId="694A1E00" w:rsidR="00917E1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oMath>
      <w:r w:rsidR="00AD6FD5">
        <w:rPr>
          <w:lang w:val="nl"/>
        </w:rPr>
        <w:tab/>
        <w:t>(</w:t>
      </w:r>
      <w:fldSimple w:instr="SEQ eq \* MERGEFORMAT">
        <w:r w:rsidR="00AD6FD5">
          <w:rPr>
            <w:noProof/>
            <w:lang w:val="nl"/>
          </w:rPr>
          <w:t>13</w:t>
        </w:r>
      </w:fldSimple>
      <w:r w:rsidR="00AD6FD5">
        <w:rPr>
          <w:lang w:val="nl"/>
        </w:rPr>
        <w:t>)</w:t>
      </w:r>
    </w:p>
    <w:p w14:paraId="7124ADF5" w14:textId="2045202A" w:rsidR="000851BC" w:rsidRDefault="00586405" w:rsidP="00CB3597">
      <w:pPr>
        <w:pStyle w:val="Equation"/>
      </w:pPr>
      <m:oMath>
        <m:r>
          <w:rPr>
            <w:rFonts w:ascii="Cambria Math" w:hAnsi="Cambria Math"/>
          </w:rPr>
          <m:t>q</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z</m:t>
            </m:r>
          </m:den>
        </m:f>
      </m:oMath>
      <w:r>
        <w:rPr>
          <w:lang w:val="nl"/>
        </w:rPr>
        <w:tab/>
        <w:t>(</w:t>
      </w:r>
      <w:fldSimple w:instr="SEQ eq \* MERGEFORMAT">
        <w:r>
          <w:rPr>
            <w:noProof/>
            <w:lang w:val="nl"/>
          </w:rPr>
          <w:t>14</w:t>
        </w:r>
      </w:fldSimple>
      <w:r>
        <w:rPr>
          <w:lang w:val="nl"/>
        </w:rPr>
        <w:t>)</w:t>
      </w:r>
    </w:p>
    <w:p w14:paraId="05BBA358" w14:textId="77777777" w:rsidR="002847D1" w:rsidRDefault="00586405" w:rsidP="00917E1C">
      <w:pPr>
        <w:pStyle w:val="NormalNL"/>
      </w:pPr>
      <w:r>
        <w:rPr>
          <w:lang w:val="nl"/>
        </w:rPr>
        <w:t xml:space="preserve">Hierin is de stijghoogte </w:t>
      </w:r>
      <m:oMath>
        <m:r>
          <w:rPr>
            <w:rFonts w:ascii="Cambria Math" w:hAnsi="Cambria Math"/>
          </w:rPr>
          <m:t>ϕ</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h</m:t>
        </m:r>
      </m:oMath>
      <w:r>
        <w:rPr>
          <w:lang w:val="nl"/>
        </w:rPr>
        <w:t xml:space="preserve">, met </w:t>
      </w:r>
      <m:oMath>
        <m:r>
          <w:rPr>
            <w:rFonts w:ascii="Cambria Math" w:hAnsi="Cambria Math"/>
          </w:rPr>
          <m:t>h</m:t>
        </m:r>
      </m:oMath>
      <w:r>
        <w:rPr>
          <w:lang w:val="nl"/>
        </w:rPr>
        <w:t xml:space="preserve"> de drukhoogte en </w:t>
      </w:r>
      <m:oMath>
        <m:r>
          <w:rPr>
            <w:rFonts w:ascii="Cambria Math" w:hAnsi="Cambria Math"/>
          </w:rPr>
          <m:t>ζ</m:t>
        </m:r>
      </m:oMath>
      <w:r>
        <w:rPr>
          <w:lang w:val="nl"/>
        </w:rPr>
        <w:t xml:space="preserve"> de hoogte boven een referentieniveau. Voor een afstand </w:t>
      </w:r>
      <m:oMath>
        <m:r>
          <w:rPr>
            <w:rFonts w:ascii="Cambria Math" w:hAnsi="Cambria Math"/>
          </w:rPr>
          <m:t>z</m:t>
        </m:r>
      </m:oMath>
      <w:r>
        <w:rPr>
          <w:lang w:val="nl"/>
        </w:rPr>
        <w:t xml:space="preserve"> beneden de basis van de wortelzone op niveau </w:t>
      </w:r>
      <m:oMath>
        <m:sSub>
          <m:sSubPr>
            <m:ctrlPr>
              <w:rPr>
                <w:rFonts w:ascii="Cambria Math" w:hAnsi="Cambria Math"/>
              </w:rPr>
            </m:ctrlPr>
          </m:sSubPr>
          <m:e>
            <m:r>
              <w:rPr>
                <w:rFonts w:ascii="Cambria Math" w:hAnsi="Cambria Math"/>
              </w:rPr>
              <m:t>ζ</m:t>
            </m:r>
          </m:e>
          <m:sub>
            <m:r>
              <w:rPr>
                <w:rFonts w:ascii="Cambria Math" w:hAnsi="Cambria Math"/>
              </w:rPr>
              <m:t>0</m:t>
            </m:r>
          </m:sub>
        </m:sSub>
      </m:oMath>
      <w:r>
        <w:rPr>
          <w:lang w:val="nl"/>
        </w:rPr>
        <w:t xml:space="preserve"> geldt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0</m:t>
            </m:r>
          </m:sub>
        </m:sSub>
        <m:r>
          <m:rPr>
            <m:sty m:val="p"/>
          </m:rPr>
          <w:rPr>
            <w:rFonts w:ascii="Cambria Math" w:hAnsi="Cambria Math"/>
          </w:rPr>
          <m:t>-</m:t>
        </m:r>
        <m:r>
          <w:rPr>
            <w:rFonts w:ascii="Cambria Math" w:hAnsi="Cambria Math"/>
          </w:rPr>
          <m:t>ζ</m:t>
        </m:r>
      </m:oMath>
      <w:r>
        <w:rPr>
          <w:lang w:val="nl"/>
        </w:rPr>
        <w:t>, zodat:</w:t>
      </w:r>
    </w:p>
    <w:p w14:paraId="48E187D5" w14:textId="013F08C2" w:rsidR="000851BC" w:rsidRDefault="00586405" w:rsidP="00CB3597">
      <w:pPr>
        <w:pStyle w:val="Equation"/>
      </w:pPr>
      <m:oMath>
        <m:r>
          <w:rPr>
            <w:rFonts w:ascii="Cambria Math" w:hAnsi="Cambria Math"/>
          </w:rPr>
          <m:t>q</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ctrlPr>
              <w:rPr>
                <w:rFonts w:ascii="Cambria Math" w:hAnsi="Cambria Math"/>
              </w:rPr>
            </m:ctrlPr>
          </m:dPr>
          <m:e>
            <m:sSub>
              <m:sSubPr>
                <m:ctrlPr>
                  <w:rPr>
                    <w:rFonts w:ascii="Cambria Math" w:hAnsi="Cambria Math"/>
                  </w:rPr>
                </m:ctrlPr>
              </m:sSubPr>
              <m:e>
                <m:r>
                  <w:rPr>
                    <w:rFonts w:ascii="Cambria Math" w:hAnsi="Cambria Math"/>
                  </w:rPr>
                  <m:t>ζ</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K</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oMath>
      <w:r>
        <w:rPr>
          <w:lang w:val="nl"/>
        </w:rPr>
        <w:tab/>
        <w:t>(</w:t>
      </w:r>
      <w:fldSimple w:instr="SEQ eq \* MERGEFORMAT">
        <w:r>
          <w:rPr>
            <w:noProof/>
            <w:lang w:val="nl"/>
          </w:rPr>
          <w:t>15</w:t>
        </w:r>
      </w:fldSimple>
      <w:r>
        <w:rPr>
          <w:lang w:val="nl"/>
        </w:rPr>
        <w:t>)</w:t>
      </w:r>
    </w:p>
    <w:p w14:paraId="708251D7" w14:textId="77777777" w:rsidR="002847D1" w:rsidRDefault="00586405" w:rsidP="00917E1C">
      <w:pPr>
        <w:pStyle w:val="NormalNL"/>
      </w:pPr>
      <w:r>
        <w:rPr>
          <w:lang w:val="nl"/>
        </w:rPr>
        <w:t xml:space="preserve">Met </w:t>
      </w:r>
      <m:oMath>
        <m:r>
          <w:rPr>
            <w:rFonts w:ascii="Cambria Math" w:hAnsi="Cambria Math"/>
          </w:rPr>
          <m:t>h</m:t>
        </m:r>
        <m:r>
          <m:rPr>
            <m:sty m:val="p"/>
          </m:rPr>
          <w:rPr>
            <w:rFonts w:ascii="Cambria Math" w:hAnsi="Cambria Math"/>
          </w:rPr>
          <m:t>=-</m:t>
        </m:r>
        <m:r>
          <w:rPr>
            <w:rFonts w:ascii="Cambria Math" w:hAnsi="Cambria Math"/>
          </w:rPr>
          <m:t>ψ</m:t>
        </m:r>
      </m:oMath>
      <w:r>
        <w:rPr>
          <w:lang w:val="nl"/>
        </w:rPr>
        <w:t xml:space="preserve">), waarbij </w:t>
      </w:r>
      <m:oMath>
        <m:r>
          <w:rPr>
            <w:rFonts w:ascii="Cambria Math" w:hAnsi="Cambria Math"/>
          </w:rPr>
          <m:t>ψ</m:t>
        </m:r>
      </m:oMath>
      <w:r>
        <w:rPr>
          <w:lang w:val="nl"/>
        </w:rPr>
        <w:t xml:space="preserve"> de zuigspanning in dezelfde eenheden als </w:t>
      </w:r>
      <m:oMath>
        <m:r>
          <w:rPr>
            <w:rFonts w:ascii="Cambria Math" w:hAnsi="Cambria Math"/>
          </w:rPr>
          <m:t>h</m:t>
        </m:r>
      </m:oMath>
      <w:r>
        <w:rPr>
          <w:lang w:val="nl"/>
        </w:rPr>
        <w:t xml:space="preserve"> is, krijgen we:</w:t>
      </w:r>
    </w:p>
    <w:p w14:paraId="609AB6E2" w14:textId="27CA9DC6" w:rsidR="000851BC" w:rsidRDefault="00586405" w:rsidP="00CB3597">
      <w:pPr>
        <w:pStyle w:val="Equation"/>
      </w:pP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oMath>
      <w:r>
        <w:rPr>
          <w:lang w:val="nl"/>
        </w:rPr>
        <w:tab/>
        <w:t>(</w:t>
      </w:r>
      <w:fldSimple w:instr="SEQ eq \* MERGEFORMAT">
        <w:r>
          <w:rPr>
            <w:noProof/>
            <w:lang w:val="nl"/>
          </w:rPr>
          <w:t>16</w:t>
        </w:r>
      </w:fldSimple>
      <w:r>
        <w:rPr>
          <w:lang w:val="nl"/>
        </w:rPr>
        <w:t>)</w:t>
      </w:r>
    </w:p>
    <w:p w14:paraId="2BCC5B42" w14:textId="77777777" w:rsidR="002847D1" w:rsidRDefault="00586405" w:rsidP="00917E1C">
      <w:pPr>
        <w:pStyle w:val="NormalNL"/>
      </w:pPr>
      <w:r>
        <w:rPr>
          <w:lang w:val="nl"/>
        </w:rPr>
        <w:t>De Richards-vergelijking volgt uit het combineren van continuïteit met de flux:</w:t>
      </w:r>
    </w:p>
    <w:p w14:paraId="26DD7537" w14:textId="3C7C19BA"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e>
        </m:d>
      </m:oMath>
      <w:r w:rsidR="00AD6FD5">
        <w:rPr>
          <w:lang w:val="nl"/>
        </w:rPr>
        <w:tab/>
        <w:t>(</w:t>
      </w:r>
      <w:fldSimple w:instr="SEQ eq \* MERGEFORMAT">
        <w:r w:rsidR="00AD6FD5">
          <w:rPr>
            <w:noProof/>
            <w:lang w:val="nl"/>
          </w:rPr>
          <w:t>17</w:t>
        </w:r>
      </w:fldSimple>
      <w:r w:rsidR="00AD6FD5">
        <w:rPr>
          <w:lang w:val="nl"/>
        </w:rPr>
        <w:t>)</w:t>
      </w:r>
    </w:p>
    <w:p w14:paraId="783F3531" w14:textId="77777777" w:rsidR="002847D1" w:rsidRDefault="00586405" w:rsidP="002D00AA">
      <w:pPr>
        <w:pStyle w:val="Kop20"/>
      </w:pPr>
      <w:bookmarkStart w:id="131" w:name="Xe46dc039049c4828ae90ccf53ad27ce6dca9a8c"/>
      <w:bookmarkEnd w:id="130"/>
      <w:r>
        <w:rPr>
          <w:bCs/>
          <w:iCs/>
          <w:lang w:val="nl"/>
        </w:rPr>
        <w:t>Conversie naar de advectie-diffusievergelijking</w:t>
      </w:r>
    </w:p>
    <w:p w14:paraId="2BE8963B" w14:textId="77777777" w:rsidR="002847D1" w:rsidRDefault="00586405" w:rsidP="00917E1C">
      <w:pPr>
        <w:pStyle w:val="NormalNL"/>
      </w:pPr>
      <w:r>
        <w:rPr>
          <w:lang w:val="nl"/>
        </w:rPr>
        <w:t xml:space="preserve">De capillaire gradiënt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z</m:t>
        </m:r>
      </m:oMath>
      <w:r>
        <w:rPr>
          <w:lang w:val="nl"/>
        </w:rPr>
        <w:t xml:space="preserve"> kan geschreven worden als:</w:t>
      </w:r>
    </w:p>
    <w:p w14:paraId="42C6EC40" w14:textId="46EC27B2"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dψ</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AD6FD5">
        <w:rPr>
          <w:lang w:val="nl"/>
        </w:rPr>
        <w:tab/>
        <w:t>(</w:t>
      </w:r>
      <w:fldSimple w:instr="SEQ eq \* MERGEFORMAT">
        <w:r w:rsidR="00AD6FD5">
          <w:rPr>
            <w:noProof/>
            <w:lang w:val="nl"/>
          </w:rPr>
          <w:t>18</w:t>
        </w:r>
      </w:fldSimple>
      <w:r w:rsidR="00AD6FD5">
        <w:rPr>
          <w:lang w:val="nl"/>
        </w:rPr>
        <w:t>)</w:t>
      </w:r>
    </w:p>
    <w:p w14:paraId="4501DD72" w14:textId="700BCBF6" w:rsidR="002847D1" w:rsidRDefault="00586405" w:rsidP="00917E1C">
      <w:pPr>
        <w:pStyle w:val="NormalNL"/>
      </w:pPr>
      <w:r>
        <w:rPr>
          <w:lang w:val="nl"/>
        </w:rPr>
        <w:lastRenderedPageBreak/>
        <w:t xml:space="preserve">met </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dθ</m:t>
            </m:r>
          </m:num>
          <m:den>
            <m:r>
              <w:rPr>
                <w:rFonts w:ascii="Cambria Math" w:hAnsi="Cambria Math"/>
              </w:rPr>
              <m:t>dψ</m:t>
            </m:r>
          </m:den>
        </m:f>
      </m:oMath>
      <w:r>
        <w:rPr>
          <w:lang w:val="nl"/>
        </w:rPr>
        <w:t xml:space="preserve"> als bergingscoëfficiënt”. Ingevuld in de Richards-vergelijking:</w:t>
      </w:r>
    </w:p>
    <w:p w14:paraId="1A531C61" w14:textId="78CBE591"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S</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oMath>
      <w:r w:rsidR="00AD6FD5">
        <w:rPr>
          <w:lang w:val="nl"/>
        </w:rPr>
        <w:tab/>
        <w:t>(</w:t>
      </w:r>
      <w:fldSimple w:instr="SEQ eq \* MERGEFORMAT">
        <w:r w:rsidR="00AD6FD5">
          <w:rPr>
            <w:noProof/>
            <w:lang w:val="nl"/>
          </w:rPr>
          <w:t>19</w:t>
        </w:r>
      </w:fldSimple>
      <w:r w:rsidR="00AD6FD5">
        <w:rPr>
          <w:lang w:val="nl"/>
        </w:rPr>
        <w:t>)</w:t>
      </w:r>
    </w:p>
    <w:p w14:paraId="58C21F44" w14:textId="5C2C5E2B" w:rsidR="002847D1" w:rsidRDefault="00586405" w:rsidP="00917E1C">
      <w:pPr>
        <w:pStyle w:val="NormalNL"/>
      </w:pPr>
      <w:r>
        <w:rPr>
          <w:lang w:val="nl"/>
        </w:rPr>
        <w:t xml:space="preserve">Hierin wordt </w:t>
      </w:r>
      <m:oMath>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oMath>
      <w:r>
        <w:rPr>
          <w:lang w:val="nl"/>
        </w:rPr>
        <w:t>, de diffusiviteit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T</m:t>
        </m:r>
      </m:oMath>
      <w:r>
        <w:rPr>
          <w:lang w:val="nl"/>
        </w:rPr>
        <w:t xml:space="preserve">]) genoemd. Door de kettingregel toe te passen kunnen we de rechter term ook in </w:t>
      </w:r>
      <m:oMath>
        <m:r>
          <w:rPr>
            <w:rFonts w:ascii="Cambria Math" w:hAnsi="Cambria Math"/>
          </w:rPr>
          <m:t>θ</m:t>
        </m:r>
      </m:oMath>
      <w:r>
        <w:rPr>
          <w:lang w:val="nl"/>
        </w:rPr>
        <w:t xml:space="preserve"> uitdrukken:</w:t>
      </w:r>
    </w:p>
    <w:p w14:paraId="303374D4" w14:textId="560F10D5"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w:rPr>
                <w:rFonts w:ascii="Cambria Math" w:hAnsi="Cambria Math"/>
              </w:rPr>
              <m:t>dK</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AD6FD5">
        <w:rPr>
          <w:lang w:val="nl"/>
        </w:rPr>
        <w:tab/>
        <w:t>(</w:t>
      </w:r>
      <w:fldSimple w:instr="SEQ eq \* MERGEFORMAT">
        <w:r w:rsidR="00AD6FD5">
          <w:rPr>
            <w:noProof/>
            <w:lang w:val="nl"/>
          </w:rPr>
          <w:t>20</w:t>
        </w:r>
      </w:fldSimple>
      <w:r w:rsidR="00AD6FD5">
        <w:rPr>
          <w:lang w:val="nl"/>
        </w:rPr>
        <w:t>)</w:t>
      </w:r>
    </w:p>
    <w:p w14:paraId="022C8972" w14:textId="77777777" w:rsidR="002847D1" w:rsidRDefault="00586405" w:rsidP="00917E1C">
      <w:pPr>
        <w:pStyle w:val="NormalNL"/>
      </w:pPr>
      <w:r>
        <w:rPr>
          <w:lang w:val="nl"/>
        </w:rPr>
        <w:t xml:space="preserve">De factor </w:t>
      </w:r>
      <m:oMath>
        <m:r>
          <w:rPr>
            <w:rFonts w:ascii="Cambria Math" w:hAnsi="Cambria Math"/>
          </w:rPr>
          <m:t>dK</m:t>
        </m:r>
        <m:r>
          <m:rPr>
            <m:sty m:val="p"/>
          </m:rPr>
          <w:rPr>
            <w:rFonts w:ascii="Cambria Math" w:hAnsi="Cambria Math"/>
          </w:rPr>
          <m:t>/</m:t>
        </m:r>
        <m:r>
          <w:rPr>
            <w:rFonts w:ascii="Cambria Math" w:hAnsi="Cambria Math"/>
          </w:rPr>
          <m:t>dθ</m:t>
        </m:r>
      </m:oMath>
      <w:r>
        <w:rPr>
          <w:lang w:val="nl"/>
        </w:rPr>
        <w:t xml:space="preserve"> is een bodemeigenschap en gelijk aan de snelheid </w:t>
      </w:r>
      <m:oMath>
        <m:r>
          <w:rPr>
            <w:rFonts w:ascii="Cambria Math" w:hAnsi="Cambria Math"/>
          </w:rPr>
          <m:t>V</m:t>
        </m:r>
      </m:oMath>
      <w:r>
        <w:rPr>
          <w:lang w:val="nl"/>
        </w:rPr>
        <w:t xml:space="preserve"> van het vochtfront, wat leidt tot:</w:t>
      </w:r>
    </w:p>
    <w:p w14:paraId="3DA57FBF" w14:textId="442B499F"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AD6FD5">
        <w:rPr>
          <w:lang w:val="nl"/>
        </w:rPr>
        <w:tab/>
        <w:t>(</w:t>
      </w:r>
      <w:fldSimple w:instr="SEQ eq \* MERGEFORMAT">
        <w:r w:rsidR="00AD6FD5">
          <w:rPr>
            <w:noProof/>
            <w:lang w:val="nl"/>
          </w:rPr>
          <w:t>21</w:t>
        </w:r>
      </w:fldSimple>
      <w:r w:rsidR="00AD6FD5">
        <w:rPr>
          <w:lang w:val="nl"/>
        </w:rPr>
        <w:t>)</w:t>
      </w:r>
    </w:p>
    <w:p w14:paraId="2D76F962" w14:textId="77777777" w:rsidR="002847D1" w:rsidRDefault="00586405" w:rsidP="002D00AA">
      <w:pPr>
        <w:pStyle w:val="Kop20"/>
      </w:pPr>
      <w:bookmarkStart w:id="132" w:name="conversie-naar-q"/>
      <w:bookmarkEnd w:id="131"/>
      <w:r>
        <w:rPr>
          <w:bCs/>
          <w:iCs/>
          <w:lang w:val="nl"/>
        </w:rPr>
        <w:t xml:space="preserve">Conversie naar </w:t>
      </w:r>
      <m:oMath>
        <m:r>
          <m:rPr>
            <m:sty m:val="bi"/>
          </m:rPr>
          <w:rPr>
            <w:rFonts w:ascii="Cambria Math" w:hAnsi="Cambria Math"/>
          </w:rPr>
          <m:t>q</m:t>
        </m:r>
      </m:oMath>
    </w:p>
    <w:p w14:paraId="4849F72B" w14:textId="77777777" w:rsidR="002847D1" w:rsidRDefault="00586405" w:rsidP="00917E1C">
      <w:pPr>
        <w:pStyle w:val="NormalNL"/>
      </w:pPr>
      <w:r>
        <w:rPr>
          <w:lang w:val="nl"/>
        </w:rPr>
        <w:t xml:space="preserve">Voor Munsflow geldt </w:t>
      </w:r>
      <m:oMath>
        <m:r>
          <w:rPr>
            <w:rFonts w:ascii="Cambria Math" w:hAnsi="Cambria Math"/>
          </w:rPr>
          <m:t>V</m:t>
        </m:r>
        <m:r>
          <m:rPr>
            <m:sty m:val="p"/>
          </m:rPr>
          <w:rPr>
            <w:rFonts w:ascii="Cambria Math" w:hAnsi="Cambria Math"/>
          </w:rPr>
          <m:t>=</m:t>
        </m:r>
        <m:r>
          <w:rPr>
            <w:rFonts w:ascii="Cambria Math" w:hAnsi="Cambria Math"/>
          </w:rPr>
          <m:t>V</m:t>
        </m:r>
        <m:d>
          <m:dPr>
            <m:ctrlPr>
              <w:rPr>
                <w:rFonts w:ascii="Cambria Math" w:hAnsi="Cambria Math"/>
              </w:rPr>
            </m:ctrlPr>
          </m:dPr>
          <m:e>
            <m:acc>
              <m:accPr>
                <m:chr m:val="‾"/>
                <m:ctrlPr>
                  <w:rPr>
                    <w:rFonts w:ascii="Cambria Math" w:hAnsi="Cambria Math"/>
                  </w:rPr>
                </m:ctrlPr>
              </m:accPr>
              <m:e>
                <m:r>
                  <w:rPr>
                    <w:rFonts w:ascii="Cambria Math" w:hAnsi="Cambria Math"/>
                  </w:rPr>
                  <m:t>θ</m:t>
                </m:r>
              </m:e>
            </m:acc>
          </m:e>
        </m:d>
      </m:oMath>
      <w:r>
        <w:rPr>
          <w:lang w:val="nl"/>
        </w:rPr>
        <w:t xml:space="preserve"> en </w:t>
      </w:r>
      <m:oMath>
        <m:r>
          <w:rPr>
            <w:rFonts w:ascii="Cambria Math" w:hAnsi="Cambria Math"/>
          </w:rPr>
          <m:t>D</m:t>
        </m:r>
        <m:r>
          <m:rPr>
            <m:sty m:val="p"/>
          </m:rPr>
          <w:rPr>
            <w:rFonts w:ascii="Cambria Math" w:hAnsi="Cambria Math"/>
          </w:rPr>
          <m:t>=</m:t>
        </m:r>
        <m:r>
          <w:rPr>
            <w:rFonts w:ascii="Cambria Math" w:hAnsi="Cambria Math"/>
          </w:rPr>
          <m:t>D</m:t>
        </m:r>
        <m:d>
          <m:dPr>
            <m:ctrlPr>
              <w:rPr>
                <w:rFonts w:ascii="Cambria Math" w:hAnsi="Cambria Math"/>
              </w:rPr>
            </m:ctrlPr>
          </m:dPr>
          <m:e>
            <m:acc>
              <m:accPr>
                <m:chr m:val="‾"/>
                <m:ctrlPr>
                  <w:rPr>
                    <w:rFonts w:ascii="Cambria Math" w:hAnsi="Cambria Math"/>
                  </w:rPr>
                </m:ctrlPr>
              </m:accPr>
              <m:e>
                <m:r>
                  <w:rPr>
                    <w:rFonts w:ascii="Cambria Math" w:hAnsi="Cambria Math"/>
                  </w:rPr>
                  <m:t>θ</m:t>
                </m:r>
              </m:e>
            </m:acc>
          </m:e>
        </m:d>
      </m:oMath>
      <w:r>
        <w:rPr>
          <w:lang w:val="nl"/>
        </w:rPr>
        <w:t>. Toepassing van de kettingregel in de advectie-diffusievergelijking geeft:</w:t>
      </w:r>
    </w:p>
    <w:p w14:paraId="589BF9C2" w14:textId="5CA6DCDD" w:rsidR="002847D1" w:rsidRP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K</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AD6FD5">
        <w:rPr>
          <w:lang w:val="nl"/>
        </w:rPr>
        <w:tab/>
        <w:t>(</w:t>
      </w:r>
      <w:fldSimple w:instr="SEQ eq \* MERGEFORMAT">
        <w:r w:rsidR="00AD6FD5">
          <w:rPr>
            <w:noProof/>
            <w:lang w:val="nl"/>
          </w:rPr>
          <w:t>22</w:t>
        </w:r>
      </w:fldSimple>
      <w:r w:rsidR="00AD6FD5">
        <w:rPr>
          <w:lang w:val="nl"/>
        </w:rPr>
        <w:t>)</w:t>
      </w:r>
    </w:p>
    <w:p w14:paraId="72C9746B" w14:textId="77777777" w:rsidR="002847D1" w:rsidRDefault="00586405" w:rsidP="00917E1C">
      <w:pPr>
        <w:pStyle w:val="NormalNL"/>
      </w:pPr>
      <w:r>
        <w:rPr>
          <w:lang w:val="nl"/>
        </w:rPr>
        <w:t xml:space="preserve">Aangezien bij verticale stroming </w:t>
      </w:r>
      <m:oMath>
        <m:r>
          <w:rPr>
            <w:rFonts w:ascii="Cambria Math" w:hAnsi="Cambria Math"/>
          </w:rPr>
          <m:t>q</m:t>
        </m:r>
        <m:r>
          <m:rPr>
            <m:sty m:val="p"/>
          </m:rPr>
          <w:rPr>
            <w:rFonts w:ascii="Cambria Math" w:hAnsi="Cambria Math"/>
          </w:rPr>
          <m:t>=</m:t>
        </m:r>
        <m:r>
          <w:rPr>
            <w:rFonts w:ascii="Cambria Math" w:hAnsi="Cambria Math"/>
          </w:rPr>
          <m:t>K</m:t>
        </m:r>
      </m:oMath>
      <w:r>
        <w:rPr>
          <w:lang w:val="nl"/>
        </w:rPr>
        <w:t>, volgt:</w:t>
      </w:r>
    </w:p>
    <w:p w14:paraId="51DF1A4B" w14:textId="6361F602"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q</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AD6FD5">
        <w:rPr>
          <w:lang w:val="nl"/>
        </w:rPr>
        <w:tab/>
        <w:t>(</w:t>
      </w:r>
      <w:fldSimple w:instr="SEQ eq \* MERGEFORMAT">
        <w:r w:rsidR="00AD6FD5">
          <w:rPr>
            <w:noProof/>
            <w:lang w:val="nl"/>
          </w:rPr>
          <w:t>23</w:t>
        </w:r>
      </w:fldSimple>
      <w:r w:rsidR="00AD6FD5">
        <w:rPr>
          <w:lang w:val="nl"/>
        </w:rPr>
        <w:t>)</w:t>
      </w:r>
    </w:p>
    <w:p w14:paraId="2B5D3CAB" w14:textId="77777777" w:rsidR="002847D1" w:rsidRDefault="00586405" w:rsidP="00917E1C">
      <w:pPr>
        <w:pStyle w:val="NormalNL"/>
      </w:pPr>
      <w:r>
        <w:rPr>
          <w:lang w:val="nl"/>
        </w:rPr>
        <w:t>Dit is de eindvorm die Munsflow toepast: een advectie-diffusievergelijking met constante coëfficiënten.</w:t>
      </w:r>
    </w:p>
    <w:p w14:paraId="32ED2DC2" w14:textId="77777777" w:rsidR="002847D1" w:rsidRDefault="00586405" w:rsidP="002D00AA">
      <w:pPr>
        <w:pStyle w:val="Kop20"/>
      </w:pPr>
      <w:bookmarkStart w:id="133" w:name="exacte-oplossing-munsflow"/>
      <w:bookmarkEnd w:id="132"/>
      <w:r>
        <w:rPr>
          <w:bCs/>
          <w:iCs/>
          <w:lang w:val="nl"/>
        </w:rPr>
        <w:t>Exacte oplossing Munsflow</w:t>
      </w:r>
    </w:p>
    <w:p w14:paraId="500149D0" w14:textId="77777777" w:rsidR="002847D1" w:rsidRDefault="00586405" w:rsidP="00917E1C">
      <w:pPr>
        <w:pStyle w:val="NormalNL"/>
      </w:pPr>
      <w:r>
        <w:rPr>
          <w:lang w:val="nl"/>
        </w:rPr>
        <w:t xml:space="preserve">Voor initiële waarden </w:t>
      </w:r>
      <m:oMath>
        <m:r>
          <w:rPr>
            <w:rFonts w:ascii="Cambria Math" w:hAnsi="Cambria Math"/>
          </w:rPr>
          <m:t>θ</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θ</m:t>
            </m:r>
          </m:e>
        </m:acc>
      </m:oMath>
      <w:r>
        <w:rPr>
          <w:lang w:val="nl"/>
        </w:rPr>
        <w:t xml:space="preserve"> of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oMath>
      <w:r>
        <w:rPr>
          <w:lang w:val="nl"/>
        </w:rPr>
        <w:t xml:space="preserve">), met een verhoging tot </w:t>
      </w:r>
      <m:oMath>
        <m:sSub>
          <m:sSubPr>
            <m:ctrlPr>
              <w:rPr>
                <w:rFonts w:ascii="Cambria Math" w:hAnsi="Cambria Math"/>
              </w:rPr>
            </m:ctrlPr>
          </m:sSubPr>
          <m:e>
            <m:r>
              <w:rPr>
                <w:rFonts w:ascii="Cambria Math" w:hAnsi="Cambria Math"/>
              </w:rPr>
              <m:t>θ</m:t>
            </m:r>
          </m:e>
          <m:sub>
            <m:r>
              <w:rPr>
                <w:rFonts w:ascii="Cambria Math" w:hAnsi="Cambria Math"/>
              </w:rPr>
              <m:t>0</m:t>
            </m:r>
          </m:sub>
        </m:sSub>
      </m:oMath>
      <w:r>
        <w:rPr>
          <w:lang w:val="nl"/>
        </w:rPr>
        <w:t xml:space="preserve"> resp.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lang w:val="nl"/>
        </w:rPr>
        <w:t xml:space="preserve"> op </w:t>
      </w:r>
      <m:oMath>
        <m:r>
          <w:rPr>
            <w:rFonts w:ascii="Cambria Math" w:hAnsi="Cambria Math"/>
          </w:rPr>
          <m:t>t</m:t>
        </m:r>
        <m:r>
          <m:rPr>
            <m:sty m:val="p"/>
          </m:rPr>
          <w:rPr>
            <w:rFonts w:ascii="Cambria Math" w:hAnsi="Cambria Math"/>
          </w:rPr>
          <m:t>=</m:t>
        </m:r>
        <m:r>
          <w:rPr>
            <w:rFonts w:ascii="Cambria Math" w:hAnsi="Cambria Math"/>
          </w:rPr>
          <m:t>0</m:t>
        </m:r>
      </m:oMath>
      <w:r>
        <w:rPr>
          <w:lang w:val="nl"/>
        </w:rPr>
        <w:t xml:space="preserve"> en </w:t>
      </w:r>
      <m:oMath>
        <m:r>
          <w:rPr>
            <w:rFonts w:ascii="Cambria Math" w:hAnsi="Cambria Math"/>
          </w:rPr>
          <m:t>z</m:t>
        </m:r>
        <m:r>
          <m:rPr>
            <m:sty m:val="p"/>
          </m:rPr>
          <w:rPr>
            <w:rFonts w:ascii="Cambria Math" w:hAnsi="Cambria Math"/>
          </w:rPr>
          <m:t>=</m:t>
        </m:r>
        <m:r>
          <w:rPr>
            <w:rFonts w:ascii="Cambria Math" w:hAnsi="Cambria Math"/>
          </w:rPr>
          <m:t>0</m:t>
        </m:r>
      </m:oMath>
      <w:r>
        <w:rPr>
          <w:lang w:val="nl"/>
        </w:rPr>
        <w:t>, geldt de exacte oplossing:</w:t>
      </w:r>
    </w:p>
    <w:p w14:paraId="04FB435F" w14:textId="48EFCB02" w:rsidR="000851BC" w:rsidRDefault="00586405" w:rsidP="00CB3597">
      <w:pPr>
        <w:pStyle w:val="Equation"/>
      </w:pPr>
      <m:oMath>
        <m:r>
          <w:rPr>
            <w:rFonts w:ascii="Cambria Math" w:hAnsi="Cambria Math"/>
          </w:rPr>
          <m:t>θ</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θ</m:t>
                </m:r>
              </m:e>
            </m:acc>
          </m:num>
          <m:den>
            <m:r>
              <w:rPr>
                <w:rFonts w:ascii="Cambria Math" w:hAnsi="Cambria Math"/>
              </w:rPr>
              <m:t>2</m:t>
            </m:r>
          </m:den>
        </m:f>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zV</m:t>
                </m:r>
              </m:num>
              <m:den>
                <m:r>
                  <w:rPr>
                    <w:rFonts w:ascii="Cambria Math" w:hAnsi="Cambria Math"/>
                  </w:rPr>
                  <m:t>D</m:t>
                </m:r>
              </m:den>
            </m:f>
          </m:e>
        </m:d>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Pr>
          <w:lang w:val="nl"/>
        </w:rPr>
        <w:tab/>
        <w:t>(</w:t>
      </w:r>
      <w:fldSimple w:instr="SEQ eq \* MERGEFORMAT">
        <w:r>
          <w:rPr>
            <w:noProof/>
            <w:lang w:val="nl"/>
          </w:rPr>
          <w:t>24</w:t>
        </w:r>
      </w:fldSimple>
      <w:r>
        <w:rPr>
          <w:lang w:val="nl"/>
        </w:rPr>
        <w:t>)</w:t>
      </w:r>
    </w:p>
    <w:p w14:paraId="3BF097E9" w14:textId="5654FC42" w:rsidR="002847D1" w:rsidRDefault="00A82B07" w:rsidP="00917E1C">
      <w:pPr>
        <w:pStyle w:val="NormalNL"/>
      </w:pPr>
      <w:r>
        <w:rPr>
          <w:lang w:val="nl"/>
        </w:rPr>
        <w:t>Respectievelijk:</w:t>
      </w:r>
    </w:p>
    <w:p w14:paraId="06DCED54" w14:textId="2636CBE4" w:rsidR="000851BC" w:rsidRDefault="00586405" w:rsidP="00CB3597">
      <w:pPr>
        <w:pStyle w:val="Equation"/>
      </w:pPr>
      <m:oMath>
        <m:r>
          <w:rPr>
            <w:rFonts w:ascii="Cambria Math" w:hAnsi="Cambria Math"/>
          </w:rPr>
          <m:t>q</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q</m:t>
                </m:r>
              </m:e>
            </m:acc>
          </m:num>
          <m:den>
            <m:r>
              <w:rPr>
                <w:rFonts w:ascii="Cambria Math" w:hAnsi="Cambria Math"/>
              </w:rPr>
              <m:t>2</m:t>
            </m:r>
          </m:den>
        </m:f>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xv</m:t>
                </m:r>
              </m:num>
              <m:den>
                <m:r>
                  <w:rPr>
                    <w:rFonts w:ascii="Cambria Math" w:hAnsi="Cambria Math"/>
                  </w:rPr>
                  <m:t>D</m:t>
                </m:r>
              </m:den>
            </m:f>
          </m:e>
        </m:d>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Pr>
          <w:lang w:val="nl"/>
        </w:rPr>
        <w:tab/>
        <w:t>(</w:t>
      </w:r>
      <w:fldSimple w:instr="SEQ eq \* MERGEFORMAT">
        <w:r>
          <w:rPr>
            <w:noProof/>
            <w:lang w:val="nl"/>
          </w:rPr>
          <w:t>25</w:t>
        </w:r>
      </w:fldSimple>
      <w:r>
        <w:rPr>
          <w:lang w:val="nl"/>
        </w:rPr>
        <w:t>)</w:t>
      </w:r>
    </w:p>
    <w:p w14:paraId="6C93F6F7" w14:textId="77777777" w:rsidR="002847D1" w:rsidRDefault="00586405" w:rsidP="00917E1C">
      <w:pPr>
        <w:pStyle w:val="NormalNL"/>
      </w:pPr>
      <w:r>
        <w:rPr>
          <w:lang w:val="nl"/>
        </w:rPr>
        <w:t xml:space="preserve">De staprespons en de impulsrespons kunnen worden gebruikt voor convolutie met een invoerreeks om </w:t>
      </w:r>
      <m:oMath>
        <m:r>
          <w:rPr>
            <w:rFonts w:ascii="Cambria Math" w:hAnsi="Cambria Math"/>
          </w:rPr>
          <m:t>θ</m:t>
        </m:r>
      </m:oMath>
      <w:r>
        <w:rPr>
          <w:lang w:val="nl"/>
        </w:rPr>
        <w:t xml:space="preserve"> resp. </w:t>
      </w:r>
      <m:oMath>
        <m:r>
          <w:rPr>
            <w:rFonts w:ascii="Cambria Math" w:hAnsi="Cambria Math"/>
          </w:rPr>
          <m:t>q</m:t>
        </m:r>
      </m:oMath>
      <w:r>
        <w:rPr>
          <w:lang w:val="nl"/>
        </w:rPr>
        <w:t xml:space="preserve"> op elke diepte en tijd te berekenen.</w:t>
      </w:r>
    </w:p>
    <w:p w14:paraId="03764B62" w14:textId="77777777" w:rsidR="002847D1" w:rsidRDefault="00586405" w:rsidP="002D00AA">
      <w:pPr>
        <w:pStyle w:val="Kop20"/>
      </w:pPr>
      <w:bookmarkStart w:id="134" w:name="Xc2b92b2293d1dcc7ce4f8a20a3d8e82a9487efc"/>
      <w:bookmarkEnd w:id="133"/>
      <w:r>
        <w:rPr>
          <w:bCs/>
          <w:iCs/>
          <w:lang w:val="nl"/>
        </w:rPr>
        <w:t>Waterbalans infiltratieblok bij Kinematic Wave</w:t>
      </w:r>
    </w:p>
    <w:p w14:paraId="6C36A692" w14:textId="77777777" w:rsidR="002847D1" w:rsidRDefault="00586405" w:rsidP="00917E1C">
      <w:pPr>
        <w:pStyle w:val="NormalNL"/>
      </w:pPr>
      <w:r>
        <w:rPr>
          <w:lang w:val="nl"/>
        </w:rPr>
        <w:t xml:space="preserve">De totale flux van de staart tussen </w:t>
      </w:r>
      <m:oMath>
        <m:sSub>
          <m:sSubPr>
            <m:ctrlPr>
              <w:rPr>
                <w:rFonts w:ascii="Cambria Math" w:hAnsi="Cambria Math"/>
              </w:rPr>
            </m:ctrlPr>
          </m:sSubPr>
          <m:e>
            <m:r>
              <w:rPr>
                <w:rFonts w:ascii="Cambria Math" w:hAnsi="Cambria Math"/>
              </w:rPr>
              <m:t>θ</m:t>
            </m:r>
          </m:e>
          <m:sub>
            <m:r>
              <w:rPr>
                <w:rFonts w:ascii="Cambria Math" w:hAnsi="Cambria Math"/>
              </w:rPr>
              <m:t>0</m:t>
            </m:r>
          </m:sub>
        </m:sSub>
      </m:oMath>
      <w:r>
        <w:rPr>
          <w:lang w:val="nl"/>
        </w:rPr>
        <w:t xml:space="preserve"> en </w:t>
      </w:r>
      <m:oMath>
        <m:sSub>
          <m:sSubPr>
            <m:ctrlPr>
              <w:rPr>
                <w:rFonts w:ascii="Cambria Math" w:hAnsi="Cambria Math"/>
              </w:rPr>
            </m:ctrlPr>
          </m:sSubPr>
          <m:e>
            <m:r>
              <w:rPr>
                <w:rFonts w:ascii="Cambria Math" w:hAnsi="Cambria Math"/>
              </w:rPr>
              <m:t>θ</m:t>
            </m:r>
          </m:e>
          <m:sub>
            <m:r>
              <w:rPr>
                <w:rFonts w:ascii="Cambria Math" w:hAnsi="Cambria Math"/>
              </w:rPr>
              <m:t>1</m:t>
            </m:r>
          </m:sub>
        </m:sSub>
      </m:oMath>
      <w:r>
        <w:rPr>
          <w:lang w:val="nl"/>
        </w:rPr>
        <w:t xml:space="preserve"> is gelijk aan de flux van het vochtfront:</w:t>
      </w:r>
    </w:p>
    <w:p w14:paraId="65C48551" w14:textId="5CC34ACE" w:rsidR="000851BC" w:rsidRDefault="00586405" w:rsidP="00CB3597">
      <w:pPr>
        <w:pStyle w:val="Equation"/>
      </w:pPr>
      <m:oMath>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θ</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θ</m:t>
                </m:r>
              </m:e>
              <m:sub>
                <m:r>
                  <m:rPr>
                    <m:sty m:val="p"/>
                  </m:rPr>
                  <w:rPr>
                    <w:rFonts w:ascii="Cambria Math" w:hAnsi="Cambria Math"/>
                  </w:rPr>
                  <m:t>2</m:t>
                </m:r>
              </m:sub>
            </m:sSub>
          </m:sup>
          <m:e>
            <m:r>
              <w:rPr>
                <w:rFonts w:ascii="Cambria Math" w:hAnsi="Cambria Math"/>
              </w:rPr>
              <m:t>V</m:t>
            </m:r>
          </m:e>
        </m:nary>
        <m:d>
          <m:dPr>
            <m:ctrlPr>
              <w:rPr>
                <w:rFonts w:ascii="Cambria Math" w:hAnsi="Cambria Math"/>
              </w:rPr>
            </m:ctrlPr>
          </m:dPr>
          <m:e>
            <m:r>
              <w:rPr>
                <w:rFonts w:ascii="Cambria Math" w:hAnsi="Cambria Math"/>
              </w:rPr>
              <m:t>θ</m:t>
            </m:r>
          </m:e>
        </m:d>
        <m:r>
          <w:rPr>
            <w:rFonts w:ascii="Cambria Math" w:hAnsi="Cambria Math"/>
          </w:rPr>
          <m:t>dθ</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θ</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θ</m:t>
                </m:r>
              </m:e>
              <m:sub>
                <m:r>
                  <m:rPr>
                    <m:sty m:val="p"/>
                  </m:rPr>
                  <w:rPr>
                    <w:rFonts w:ascii="Cambria Math" w:hAnsi="Cambria Math"/>
                  </w:rPr>
                  <m:t>2</m:t>
                </m:r>
              </m:sub>
            </m:sSub>
          </m:sup>
          <m:e>
            <m:f>
              <m:fPr>
                <m:ctrlPr>
                  <w:rPr>
                    <w:rFonts w:ascii="Cambria Math" w:hAnsi="Cambria Math"/>
                  </w:rPr>
                </m:ctrlPr>
              </m:fPr>
              <m:num>
                <m:r>
                  <w:rPr>
                    <w:rFonts w:ascii="Cambria Math" w:hAnsi="Cambria Math"/>
                  </w:rPr>
                  <m:t>dK</m:t>
                </m:r>
                <m:d>
                  <m:dPr>
                    <m:ctrlPr>
                      <w:rPr>
                        <w:rFonts w:ascii="Cambria Math" w:hAnsi="Cambria Math"/>
                      </w:rPr>
                    </m:ctrlPr>
                  </m:dPr>
                  <m:e>
                    <m:r>
                      <w:rPr>
                        <w:rFonts w:ascii="Cambria Math" w:hAnsi="Cambria Math"/>
                      </w:rPr>
                      <m:t>θ</m:t>
                    </m:r>
                  </m:e>
                </m:d>
              </m:num>
              <m:den>
                <m:r>
                  <w:rPr>
                    <w:rFonts w:ascii="Cambria Math" w:hAnsi="Cambria Math"/>
                  </w:rPr>
                  <m:t>dθ</m:t>
                </m:r>
              </m:den>
            </m:f>
          </m:e>
        </m:nary>
        <m:r>
          <w:rPr>
            <w:rFonts w:ascii="Cambria Math" w:hAnsi="Cambria Math"/>
          </w:rPr>
          <m:t>dθ</m:t>
        </m:r>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2</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e>
        </m:d>
      </m:oMath>
      <w:r>
        <w:rPr>
          <w:lang w:val="nl"/>
        </w:rPr>
        <w:tab/>
        <w:t>(</w:t>
      </w:r>
      <w:fldSimple w:instr="SEQ eq \* MERGEFORMAT">
        <w:r>
          <w:rPr>
            <w:noProof/>
            <w:lang w:val="nl"/>
          </w:rPr>
          <w:t>26</w:t>
        </w:r>
      </w:fldSimple>
      <w:r>
        <w:rPr>
          <w:lang w:val="nl"/>
        </w:rPr>
        <w:t>)</w:t>
      </w:r>
    </w:p>
    <w:p w14:paraId="4BCF642B" w14:textId="77777777" w:rsidR="002847D1" w:rsidRDefault="00586405" w:rsidP="00917E1C">
      <w:pPr>
        <w:pStyle w:val="NormalNL"/>
      </w:pPr>
      <w:r>
        <w:rPr>
          <w:lang w:val="nl"/>
        </w:rPr>
        <w:t>Hiermee is de waterbalans van het bewegende infiltratieblok aangetoond.</w:t>
      </w:r>
    </w:p>
    <w:p w14:paraId="6E4291E5" w14:textId="77777777" w:rsidR="002847D1" w:rsidRDefault="00586405" w:rsidP="002D00AA">
      <w:pPr>
        <w:pStyle w:val="Kop20"/>
      </w:pPr>
      <w:bookmarkStart w:id="135" w:name="snelheid-van-het-vochtfront"/>
      <w:bookmarkEnd w:id="134"/>
      <w:r>
        <w:rPr>
          <w:bCs/>
          <w:iCs/>
          <w:lang w:val="nl"/>
        </w:rPr>
        <w:t>Snelheid van het vochtfront</w:t>
      </w:r>
    </w:p>
    <w:p w14:paraId="0AE3FAF3" w14:textId="0B002D3D" w:rsidR="002847D1" w:rsidRDefault="00586405" w:rsidP="00917E1C">
      <w:pPr>
        <w:pStyle w:val="NormalNL"/>
      </w:pPr>
      <w:r>
        <w:rPr>
          <w:lang w:val="nl"/>
        </w:rPr>
        <w:t xml:space="preserve">Een elegante manier om de beweging en snelheid van het vochtfront te analyseren, zonder dat je precies hoeft te weten hoe scherp </w:t>
      </w:r>
      <w:del w:id="136" w:author="BK" w:date="2026-03-09T14:17:00Z">
        <w:r>
          <w:rPr>
            <w:lang w:val="nl"/>
          </w:rPr>
          <w:delText xml:space="preserve">dit </w:delText>
        </w:r>
      </w:del>
      <w:ins w:id="137" w:author="BK" w:date="2026-03-09T14:17:00Z">
        <w:r>
          <w:rPr>
            <w:lang w:val="nl"/>
          </w:rPr>
          <w:t xml:space="preserve">het front </w:t>
        </w:r>
      </w:ins>
      <w:r>
        <w:rPr>
          <w:lang w:val="nl"/>
        </w:rPr>
        <w:t xml:space="preserve">is of hoe </w:t>
      </w:r>
      <w:del w:id="138" w:author="BK" w:date="2026-03-09T14:17:00Z">
        <w:r>
          <w:rPr>
            <w:lang w:val="nl"/>
          </w:rPr>
          <w:delText xml:space="preserve">dat front </w:delText>
        </w:r>
      </w:del>
      <w:ins w:id="139" w:author="BK" w:date="2026-03-09T14:17:00Z">
        <w:r>
          <w:rPr>
            <w:lang w:val="nl"/>
          </w:rPr>
          <w:t xml:space="preserve">het </w:t>
        </w:r>
      </w:ins>
      <w:r>
        <w:rPr>
          <w:lang w:val="nl"/>
        </w:rPr>
        <w:t xml:space="preserve">er </w:t>
      </w:r>
      <w:del w:id="140" w:author="BK" w:date="2026-03-09T14:17:00Z">
        <w:r>
          <w:rPr>
            <w:lang w:val="nl"/>
          </w:rPr>
          <w:delText xml:space="preserve">nu </w:delText>
        </w:r>
      </w:del>
      <w:r>
        <w:rPr>
          <w:lang w:val="nl"/>
        </w:rPr>
        <w:t xml:space="preserve">precies uitziet, gaat als volgt </w:t>
      </w:r>
      <w:ins w:id="141" w:author="BK" w:date="2026-03-09T14:17:00Z">
        <w:r>
          <w:rPr>
            <w:lang w:val="nl"/>
          </w:rPr>
          <w:t xml:space="preserve">volgens </w:t>
        </w:r>
      </w:ins>
      <w:r>
        <w:rPr>
          <w:lang w:val="nl"/>
        </w:rPr>
        <w:t>Charbeneau (2000):</w:t>
      </w:r>
    </w:p>
    <w:p w14:paraId="671F0063" w14:textId="77777777" w:rsidR="002847D1" w:rsidRDefault="00586405" w:rsidP="000851BC">
      <w:pPr>
        <w:pStyle w:val="NormalNL"/>
        <w:keepNext/>
      </w:pPr>
      <w:r>
        <w:rPr>
          <w:noProof/>
          <w:lang w:val="nl"/>
        </w:rPr>
        <w:lastRenderedPageBreak/>
        <w:drawing>
          <wp:inline distT="0" distB="0" distL="0" distR="0" wp14:anchorId="7894BD44" wp14:editId="30372B0A">
            <wp:extent cx="3035808" cy="1636776"/>
            <wp:effectExtent l="0" t="0" r="0" b="0"/>
            <wp:docPr id="309654728" name="Picture" descr="[fig:Progressie-vochtfront-1]Progressie van een vocht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1_Users_Theo_GRWMODELS_python_tools_Stromingen_Kinematic_wave_images_vochtfront.png"/>
                    <pic:cNvPicPr>
                      <a:picLocks noChangeAspect="1" noChangeArrowheads="1"/>
                    </pic:cNvPicPr>
                  </pic:nvPicPr>
                  <pic:blipFill>
                    <a:blip r:embed="rId19"/>
                    <a:stretch>
                      <a:fillRect/>
                    </a:stretch>
                  </pic:blipFill>
                  <pic:spPr bwMode="auto">
                    <a:xfrm>
                      <a:off x="0" y="0"/>
                      <a:ext cx="3035808" cy="1636776"/>
                    </a:xfrm>
                    <a:prstGeom prst="rect">
                      <a:avLst/>
                    </a:prstGeom>
                    <a:noFill/>
                    <a:ln w="9525">
                      <a:noFill/>
                      <a:headEnd/>
                      <a:tailEnd/>
                    </a:ln>
                  </pic:spPr>
                </pic:pic>
              </a:graphicData>
            </a:graphic>
          </wp:inline>
        </w:drawing>
      </w:r>
    </w:p>
    <w:p w14:paraId="59BE4C9D" w14:textId="7CC5F1EA" w:rsidR="00917E1C" w:rsidRDefault="000851BC" w:rsidP="00A82B07">
      <w:pPr>
        <w:pStyle w:val="CaptionNL"/>
      </w:pPr>
      <w:bookmarkStart w:id="142" w:name="fig12"/>
      <w:r>
        <w:rPr>
          <w:iCs/>
          <w:lang w:val="nl"/>
        </w:rPr>
        <w:t xml:space="preserve">Afbeelding </w:t>
      </w:r>
      <w:r>
        <w:rPr>
          <w:iCs/>
          <w:lang w:val="nl"/>
        </w:rPr>
        <w:fldChar w:fldCharType="begin"/>
      </w:r>
      <w:r>
        <w:rPr>
          <w:iCs/>
          <w:lang w:val="nl"/>
        </w:rPr>
        <w:instrText xml:space="preserve"> SEQ Afb. \* ARABIC </w:instrText>
      </w:r>
      <w:r>
        <w:rPr>
          <w:iCs/>
          <w:lang w:val="nl"/>
        </w:rPr>
        <w:fldChar w:fldCharType="separate"/>
      </w:r>
      <w:r>
        <w:rPr>
          <w:iCs/>
          <w:noProof/>
          <w:lang w:val="nl"/>
        </w:rPr>
        <w:t>9</w:t>
      </w:r>
      <w:r>
        <w:rPr>
          <w:iCs/>
          <w:noProof/>
          <w:lang w:val="nl"/>
        </w:rPr>
        <w:fldChar w:fldCharType="end"/>
      </w:r>
      <w:bookmarkEnd w:id="142"/>
      <w:r>
        <w:rPr>
          <w:iCs/>
          <w:lang w:val="nl"/>
        </w:rPr>
        <w:tab/>
        <w:t>Progressie van een vochtfront</w:t>
      </w:r>
    </w:p>
    <w:p w14:paraId="1CB83118" w14:textId="1672A559" w:rsidR="003147BB" w:rsidRDefault="00586405" w:rsidP="003147BB">
      <w:pPr>
        <w:pStyle w:val="NormalNL"/>
        <w:ind w:left="1040"/>
      </w:pPr>
      <w:r>
        <w:rPr>
          <w:lang w:val="nl"/>
        </w:rPr>
        <w:t xml:space="preserve">Voor een vochtfront tussen </w:t>
      </w:r>
      <m:oMath>
        <m:sSub>
          <m:sSubPr>
            <m:ctrlPr>
              <w:rPr>
                <w:rFonts w:ascii="Cambria Math" w:hAnsi="Cambria Math"/>
              </w:rPr>
            </m:ctrlPr>
          </m:sSubPr>
          <m:e>
            <m:r>
              <w:rPr>
                <w:rFonts w:ascii="Cambria Math" w:hAnsi="Cambria Math"/>
              </w:rPr>
              <m:t>z</m:t>
            </m:r>
          </m:e>
          <m:sub>
            <m:r>
              <w:rPr>
                <w:rFonts w:ascii="Cambria Math" w:hAnsi="Cambria Math"/>
              </w:rPr>
              <m:t>1</m:t>
            </m:r>
          </m:sub>
        </m:sSub>
      </m:oMath>
      <w:r>
        <w:rPr>
          <w:lang w:val="nl"/>
        </w:rPr>
        <w:t xml:space="preserve"> en </w:t>
      </w:r>
      <m:oMath>
        <m:sSub>
          <m:sSubPr>
            <m:ctrlPr>
              <w:rPr>
                <w:rFonts w:ascii="Cambria Math" w:hAnsi="Cambria Math"/>
              </w:rPr>
            </m:ctrlPr>
          </m:sSubPr>
          <m:e>
            <m:r>
              <w:rPr>
                <w:rFonts w:ascii="Cambria Math" w:hAnsi="Cambria Math"/>
              </w:rPr>
              <m:t>z</m:t>
            </m:r>
          </m:e>
          <m:sub>
            <m:r>
              <w:rPr>
                <w:rFonts w:ascii="Cambria Math" w:hAnsi="Cambria Math"/>
              </w:rPr>
              <m:t>2</m:t>
            </m:r>
          </m:sub>
        </m:sSub>
      </m:oMath>
      <w:r>
        <w:rPr>
          <w:lang w:val="nl"/>
        </w:rPr>
        <w:t xml:space="preserve"> met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2</m:t>
            </m:r>
          </m:sub>
        </m:sSub>
      </m:oMath>
      <w:r>
        <w:rPr>
          <w:lang w:val="nl"/>
        </w:rPr>
        <w:t xml:space="preserve"> geldt:</w:t>
      </w:r>
    </w:p>
    <w:p w14:paraId="3223C582" w14:textId="0962389B" w:rsidR="002D00AA" w:rsidRDefault="00000000" w:rsidP="00CB3597">
      <w:pPr>
        <w:pStyle w:val="Equation"/>
      </w:pPr>
      <m:oMath>
        <m:f>
          <m:fPr>
            <m:ctrlPr>
              <w:rPr>
                <w:rFonts w:ascii="Cambria Math" w:hAnsi="Cambria Math"/>
              </w:rPr>
            </m:ctrlPr>
          </m:fPr>
          <m:num>
            <m:r>
              <w:rPr>
                <w:rFonts w:ascii="Cambria Math" w:hAnsi="Cambria Math"/>
              </w:rPr>
              <m:t>d</m:t>
            </m:r>
          </m:num>
          <m:den>
            <m:r>
              <w:rPr>
                <w:rFonts w:ascii="Cambria Math" w:hAnsi="Cambria Math"/>
              </w:rPr>
              <m:t>dt</m:t>
            </m:r>
          </m:den>
        </m:f>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z</m:t>
                </m:r>
              </m:e>
              <m:sub>
                <m:r>
                  <m:rPr>
                    <m:sty m:val="p"/>
                  </m:rPr>
                  <w:rPr>
                    <w:rFonts w:ascii="Cambria Math" w:hAnsi="Cambria Math"/>
                  </w:rPr>
                  <m:t>2</m:t>
                </m:r>
              </m:sub>
            </m:sSub>
          </m:sup>
          <m:e>
            <m:r>
              <w:rPr>
                <w:rFonts w:ascii="Cambria Math" w:hAnsi="Cambria Math"/>
              </w:rPr>
              <m:t>θ</m:t>
            </m:r>
          </m:e>
        </m:nary>
        <m:r>
          <w:rPr>
            <w:rFonts w:ascii="Cambria Math" w:hAnsi="Cambria Math"/>
          </w:rPr>
          <m:t>dz</m:t>
        </m:r>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z</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z</m:t>
                </m:r>
              </m:e>
              <m:sub>
                <m:r>
                  <m:rPr>
                    <m:sty m:val="p"/>
                  </m:rPr>
                  <w:rPr>
                    <w:rFonts w:ascii="Cambria Math" w:hAnsi="Cambria Math"/>
                  </w:rPr>
                  <m:t>2</m:t>
                </m:r>
              </m:sub>
            </m:sSub>
          </m:sub>
        </m:sSub>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2</m:t>
                </m:r>
              </m:sub>
            </m:sSub>
          </m:e>
        </m:d>
      </m:oMath>
      <w:r w:rsidR="00AD6FD5">
        <w:rPr>
          <w:lang w:val="nl"/>
        </w:rPr>
        <w:tab/>
        <w:t>(</w:t>
      </w:r>
      <w:fldSimple w:instr="SEQ eq \* MERGEFORMAT">
        <w:r w:rsidR="00AD6FD5">
          <w:rPr>
            <w:noProof/>
            <w:lang w:val="nl"/>
          </w:rPr>
          <w:t>27</w:t>
        </w:r>
      </w:fldSimple>
      <w:r w:rsidR="00AD6FD5">
        <w:rPr>
          <w:lang w:val="nl"/>
        </w:rPr>
        <w:t>)</w:t>
      </w:r>
    </w:p>
    <w:p w14:paraId="73277654" w14:textId="77777777" w:rsidR="002847D1" w:rsidRDefault="00586405" w:rsidP="00917E1C">
      <w:pPr>
        <w:pStyle w:val="NormalNL"/>
      </w:pPr>
      <w:r>
        <w:rPr>
          <w:lang w:val="nl"/>
        </w:rPr>
        <w:t>Voor een scherp front:</w:t>
      </w:r>
    </w:p>
    <w:p w14:paraId="5EBB1778" w14:textId="7760103B" w:rsidR="002D00AA" w:rsidRDefault="00000000" w:rsidP="00CB3597">
      <w:pPr>
        <w:pStyle w:val="Equation"/>
      </w:pPr>
      <m:oMath>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1</m:t>
                </m:r>
              </m:sub>
            </m:sSub>
          </m:sub>
          <m:sup>
            <m:sSub>
              <m:sSubPr>
                <m:ctrlPr>
                  <w:rPr>
                    <w:rFonts w:ascii="Cambria Math" w:hAnsi="Cambria Math"/>
                  </w:rPr>
                </m:ctrlPr>
              </m:sSubPr>
              <m:e>
                <m:r>
                  <w:rPr>
                    <w:rFonts w:ascii="Cambria Math" w:hAnsi="Cambria Math"/>
                  </w:rPr>
                  <m:t>z</m:t>
                </m:r>
              </m:e>
              <m:sub>
                <m:r>
                  <w:rPr>
                    <w:rFonts w:ascii="Cambria Math" w:hAnsi="Cambria Math"/>
                  </w:rPr>
                  <m:t>2</m:t>
                </m:r>
              </m:sub>
            </m:sSub>
          </m:sup>
          <m:e>
            <m:r>
              <w:rPr>
                <w:rFonts w:ascii="Cambria Math" w:hAnsi="Cambria Math"/>
              </w:rPr>
              <m:t>θ</m:t>
            </m:r>
          </m:e>
        </m:nary>
        <m:r>
          <w:rPr>
            <w:rFonts w:ascii="Cambria Math" w:hAnsi="Cambria Math"/>
          </w:rPr>
          <m:t>dz</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e>
        </m:d>
      </m:oMath>
      <w:r w:rsidR="00AD6FD5">
        <w:rPr>
          <w:lang w:val="nl"/>
        </w:rPr>
        <w:tab/>
        <w:t>(</w:t>
      </w:r>
      <w:fldSimple w:instr="SEQ eq \* MERGEFORMAT">
        <w:r w:rsidR="00AD6FD5">
          <w:rPr>
            <w:noProof/>
            <w:lang w:val="nl"/>
          </w:rPr>
          <w:t>28</w:t>
        </w:r>
      </w:fldSimple>
      <w:r w:rsidR="00AD6FD5">
        <w:rPr>
          <w:lang w:val="nl"/>
        </w:rPr>
        <w:t>)</w:t>
      </w:r>
    </w:p>
    <w:p w14:paraId="5475B850" w14:textId="77777777" w:rsidR="002847D1" w:rsidRDefault="00586405" w:rsidP="00917E1C">
      <w:pPr>
        <w:pStyle w:val="NormalNL"/>
      </w:pPr>
      <w:r>
        <w:rPr>
          <w:lang w:val="nl"/>
        </w:rPr>
        <w:t>Differentiëren naar de tijd geeft:</w:t>
      </w:r>
    </w:p>
    <w:p w14:paraId="04BDC16C" w14:textId="4346EBE6" w:rsidR="002D00AA" w:rsidRDefault="00000000" w:rsidP="00CB3597">
      <w:pPr>
        <w:pStyle w:val="Equation"/>
      </w:pPr>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e>
        </m:d>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f</m:t>
                </m:r>
              </m:sub>
            </m:sSub>
          </m:num>
          <m:den>
            <m:r>
              <w:rPr>
                <w:rFonts w:ascii="Cambria Math" w:hAnsi="Cambria Math"/>
              </w:rPr>
              <m:t>dt</m:t>
            </m:r>
          </m:den>
        </m:f>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oMath>
      <w:r w:rsidR="00AD6FD5">
        <w:rPr>
          <w:lang w:val="nl"/>
        </w:rPr>
        <w:tab/>
        <w:t>(</w:t>
      </w:r>
      <w:fldSimple w:instr="SEQ eq \* MERGEFORMAT">
        <w:r w:rsidR="00AD6FD5">
          <w:rPr>
            <w:noProof/>
            <w:lang w:val="nl"/>
          </w:rPr>
          <w:t>29</w:t>
        </w:r>
      </w:fldSimple>
      <w:r w:rsidR="00AD6FD5">
        <w:rPr>
          <w:lang w:val="nl"/>
        </w:rPr>
        <w:t>)</w:t>
      </w:r>
    </w:p>
    <w:p w14:paraId="26412E71" w14:textId="77777777" w:rsidR="002847D1" w:rsidRDefault="00586405" w:rsidP="00917E1C">
      <w:pPr>
        <w:pStyle w:val="NormalNL"/>
      </w:pPr>
      <w:r>
        <w:rPr>
          <w:lang w:val="nl"/>
        </w:rPr>
        <w:t>Dus de snelheid van een scherp vochtfront is:</w:t>
      </w:r>
    </w:p>
    <w:p w14:paraId="5ADDD17C" w14:textId="05E17476" w:rsidR="002D00AA" w:rsidRDefault="00000000" w:rsidP="00CB3597">
      <w:pPr>
        <w:pStyle w:val="Equation"/>
      </w:p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f</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num>
          <m:den>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en>
        </m:f>
      </m:oMath>
      <w:r w:rsidR="00AD6FD5">
        <w:rPr>
          <w:lang w:val="nl"/>
        </w:rPr>
        <w:tab/>
        <w:t>(</w:t>
      </w:r>
      <w:fldSimple w:instr="SEQ eq \* MERGEFORMAT">
        <w:r w:rsidR="00AD6FD5">
          <w:rPr>
            <w:noProof/>
            <w:lang w:val="nl"/>
          </w:rPr>
          <w:t>30</w:t>
        </w:r>
      </w:fldSimple>
      <w:r w:rsidR="00AD6FD5">
        <w:rPr>
          <w:lang w:val="nl"/>
        </w:rPr>
        <w:t>)</w:t>
      </w:r>
    </w:p>
    <w:p w14:paraId="59723268" w14:textId="77777777" w:rsidR="002847D1" w:rsidRDefault="00586405" w:rsidP="00917E1C">
      <w:pPr>
        <w:pStyle w:val="NormalNL"/>
      </w:pPr>
      <w:r>
        <w:rPr>
          <w:lang w:val="nl"/>
        </w:rPr>
        <w:t xml:space="preserve">Wanneer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rPr>
          <w:lang w:val="nl"/>
        </w:rPr>
        <w:t xml:space="preserve"> gaat de frontsnelheid vanzelf over in die voor profielpunten die geen front zijn,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dθ</m:t>
        </m:r>
        <m:r>
          <m:rPr>
            <m:sty m:val="p"/>
          </m:rPr>
          <w:rPr>
            <w:rFonts w:ascii="Cambria Math" w:hAnsi="Cambria Math"/>
          </w:rPr>
          <m:t>)</m:t>
        </m:r>
      </m:oMath>
      <w:r>
        <w:rPr>
          <w:lang w:val="nl"/>
        </w:rPr>
        <w:t>.</w:t>
      </w:r>
      <w:bookmarkEnd w:id="129"/>
      <w:bookmarkEnd w:id="135"/>
    </w:p>
    <w:p w14:paraId="2F8E5130" w14:textId="77777777" w:rsidR="00B1028B" w:rsidRDefault="00B1028B" w:rsidP="00917E1C">
      <w:pPr>
        <w:pStyle w:val="NormalNL"/>
      </w:pPr>
    </w:p>
    <w:p w14:paraId="2FA87E32" w14:textId="503A8A06" w:rsidR="00B1028B" w:rsidRPr="00591052" w:rsidRDefault="00B1028B" w:rsidP="00074C08">
      <w:pPr>
        <w:pStyle w:val="SummaryKop"/>
        <w:rPr>
          <w:lang w:val="en-US"/>
          <w:rPrChange w:id="143" w:author="Redacteur2" w:date="2026-03-11T11:39:00Z" w16du:dateUtc="2026-03-11T10:39:00Z">
            <w:rPr/>
          </w:rPrChange>
        </w:rPr>
      </w:pPr>
      <w:r w:rsidRPr="00591052">
        <w:rPr>
          <w:lang w:val="en-US"/>
          <w:rPrChange w:id="144" w:author="Redacteur2" w:date="2026-03-11T11:39:00Z" w16du:dateUtc="2026-03-11T10:39:00Z">
            <w:rPr>
              <w:lang w:val="nl"/>
            </w:rPr>
          </w:rPrChange>
        </w:rPr>
        <w:t xml:space="preserve">Percolation </w:t>
      </w:r>
      <w:del w:id="145" w:author="BK" w:date="2026-03-09T14:18:00Z">
        <w:r w:rsidRPr="00591052">
          <w:rPr>
            <w:lang w:val="en-US"/>
            <w:rPrChange w:id="146" w:author="Redacteur2" w:date="2026-03-11T11:39:00Z" w16du:dateUtc="2026-03-11T10:39:00Z">
              <w:rPr>
                <w:lang w:val="nl"/>
              </w:rPr>
            </w:rPrChange>
          </w:rPr>
          <w:delText>t</w:delText>
        </w:r>
      </w:del>
      <w:ins w:id="147" w:author="BK" w:date="2026-03-09T14:18:00Z">
        <w:r w:rsidRPr="00591052">
          <w:rPr>
            <w:lang w:val="en-US"/>
            <w:rPrChange w:id="148" w:author="Redacteur2" w:date="2026-03-11T11:39:00Z" w16du:dateUtc="2026-03-11T10:39:00Z">
              <w:rPr>
                <w:lang w:val="nl"/>
              </w:rPr>
            </w:rPrChange>
          </w:rPr>
          <w:t>T</w:t>
        </w:r>
      </w:ins>
      <w:r w:rsidRPr="00591052">
        <w:rPr>
          <w:lang w:val="en-US"/>
          <w:rPrChange w:id="149" w:author="Redacteur2" w:date="2026-03-11T11:39:00Z" w16du:dateUtc="2026-03-11T10:39:00Z">
            <w:rPr>
              <w:lang w:val="nl"/>
            </w:rPr>
          </w:rPrChange>
        </w:rPr>
        <w:t xml:space="preserve">hrough </w:t>
      </w:r>
      <w:del w:id="150" w:author="BK" w:date="2026-03-09T14:18:00Z">
        <w:r w:rsidRPr="00591052">
          <w:rPr>
            <w:lang w:val="en-US"/>
            <w:rPrChange w:id="151" w:author="Redacteur2" w:date="2026-03-11T11:39:00Z" w16du:dateUtc="2026-03-11T10:39:00Z">
              <w:rPr>
                <w:lang w:val="nl"/>
              </w:rPr>
            </w:rPrChange>
          </w:rPr>
          <w:delText>t</w:delText>
        </w:r>
      </w:del>
      <w:ins w:id="152" w:author="BK" w:date="2026-03-09T14:18:00Z">
        <w:r w:rsidRPr="00591052">
          <w:rPr>
            <w:lang w:val="en-US"/>
            <w:rPrChange w:id="153" w:author="Redacteur2" w:date="2026-03-11T11:39:00Z" w16du:dateUtc="2026-03-11T10:39:00Z">
              <w:rPr>
                <w:lang w:val="nl"/>
              </w:rPr>
            </w:rPrChange>
          </w:rPr>
          <w:t>T</w:t>
        </w:r>
      </w:ins>
      <w:r w:rsidRPr="00591052">
        <w:rPr>
          <w:lang w:val="en-US"/>
          <w:rPrChange w:id="154" w:author="Redacteur2" w:date="2026-03-11T11:39:00Z" w16du:dateUtc="2026-03-11T10:39:00Z">
            <w:rPr>
              <w:lang w:val="nl"/>
            </w:rPr>
          </w:rPrChange>
        </w:rPr>
        <w:t xml:space="preserve">hick </w:t>
      </w:r>
      <w:del w:id="155" w:author="BK" w:date="2026-03-09T14:18:00Z">
        <w:r w:rsidRPr="00591052">
          <w:rPr>
            <w:lang w:val="en-US"/>
            <w:rPrChange w:id="156" w:author="Redacteur2" w:date="2026-03-11T11:39:00Z" w16du:dateUtc="2026-03-11T10:39:00Z">
              <w:rPr>
                <w:lang w:val="nl"/>
              </w:rPr>
            </w:rPrChange>
          </w:rPr>
          <w:delText>u</w:delText>
        </w:r>
      </w:del>
      <w:ins w:id="157" w:author="BK" w:date="2026-03-09T14:18:00Z">
        <w:r w:rsidRPr="00591052">
          <w:rPr>
            <w:lang w:val="en-US"/>
            <w:rPrChange w:id="158" w:author="Redacteur2" w:date="2026-03-11T11:39:00Z" w16du:dateUtc="2026-03-11T10:39:00Z">
              <w:rPr>
                <w:lang w:val="nl"/>
              </w:rPr>
            </w:rPrChange>
          </w:rPr>
          <w:t>U</w:t>
        </w:r>
      </w:ins>
      <w:r w:rsidRPr="00591052">
        <w:rPr>
          <w:lang w:val="en-US"/>
          <w:rPrChange w:id="159" w:author="Redacteur2" w:date="2026-03-11T11:39:00Z" w16du:dateUtc="2026-03-11T10:39:00Z">
            <w:rPr>
              <w:lang w:val="nl"/>
            </w:rPr>
          </w:rPrChange>
        </w:rPr>
        <w:t xml:space="preserve">nsaturated </w:t>
      </w:r>
      <w:del w:id="160" w:author="BK" w:date="2026-03-09T14:18:00Z">
        <w:r w:rsidRPr="00591052">
          <w:rPr>
            <w:lang w:val="en-US"/>
            <w:rPrChange w:id="161" w:author="Redacteur2" w:date="2026-03-11T11:39:00Z" w16du:dateUtc="2026-03-11T10:39:00Z">
              <w:rPr>
                <w:lang w:val="nl"/>
              </w:rPr>
            </w:rPrChange>
          </w:rPr>
          <w:delText>z</w:delText>
        </w:r>
      </w:del>
      <w:ins w:id="162" w:author="BK" w:date="2026-03-09T14:18:00Z">
        <w:r w:rsidRPr="00591052">
          <w:rPr>
            <w:lang w:val="en-US"/>
            <w:rPrChange w:id="163" w:author="Redacteur2" w:date="2026-03-11T11:39:00Z" w16du:dateUtc="2026-03-11T10:39:00Z">
              <w:rPr>
                <w:lang w:val="nl"/>
              </w:rPr>
            </w:rPrChange>
          </w:rPr>
          <w:t>Z</w:t>
        </w:r>
      </w:ins>
      <w:r w:rsidRPr="00591052">
        <w:rPr>
          <w:lang w:val="en-US"/>
          <w:rPrChange w:id="164" w:author="Redacteur2" w:date="2026-03-11T11:39:00Z" w16du:dateUtc="2026-03-11T10:39:00Z">
            <w:rPr>
              <w:lang w:val="nl"/>
            </w:rPr>
          </w:rPrChange>
        </w:rPr>
        <w:t>ones – Munsflow vs. the Kinematic Wave</w:t>
      </w:r>
    </w:p>
    <w:p w14:paraId="629C35B8" w14:textId="2FD820BB" w:rsidR="006459EE" w:rsidRDefault="00F34FAF" w:rsidP="00D26E49">
      <w:pPr>
        <w:pStyle w:val="Abstract"/>
      </w:pPr>
      <w:r w:rsidRPr="00591052">
        <w:rPr>
          <w:rPrChange w:id="165" w:author="Redacteur2" w:date="2026-03-11T11:39:00Z" w16du:dateUtc="2026-03-11T10:39:00Z">
            <w:rPr>
              <w:lang w:val="nl"/>
            </w:rPr>
          </w:rPrChange>
        </w:rPr>
        <w:t xml:space="preserve">It may take months to years for a precipitation surplus to traverse a thick unsaturated zone. Munsflow and the Kinematic Wave (KW) approach are two </w:t>
      </w:r>
      <w:ins w:id="166" w:author="BK" w:date="2026-03-09T14:21:00Z">
        <w:r w:rsidRPr="00591052">
          <w:rPr>
            <w:rPrChange w:id="167" w:author="Redacteur2" w:date="2026-03-11T11:39:00Z" w16du:dateUtc="2026-03-11T10:39:00Z">
              <w:rPr>
                <w:lang w:val="nl"/>
              </w:rPr>
            </w:rPrChange>
          </w:rPr>
          <w:t xml:space="preserve">efficient </w:t>
        </w:r>
      </w:ins>
      <w:r w:rsidRPr="00591052">
        <w:rPr>
          <w:rPrChange w:id="168" w:author="Redacteur2" w:date="2026-03-11T11:39:00Z" w16du:dateUtc="2026-03-11T10:39:00Z">
            <w:rPr>
              <w:lang w:val="nl"/>
            </w:rPr>
          </w:rPrChange>
        </w:rPr>
        <w:t xml:space="preserve">methods for </w:t>
      </w:r>
      <w:del w:id="169" w:author="BK" w:date="2026-03-09T14:21:00Z">
        <w:r w:rsidRPr="00591052">
          <w:rPr>
            <w:rPrChange w:id="170" w:author="Redacteur2" w:date="2026-03-11T11:39:00Z" w16du:dateUtc="2026-03-11T10:39:00Z">
              <w:rPr>
                <w:lang w:val="nl"/>
              </w:rPr>
            </w:rPrChange>
          </w:rPr>
          <w:delText xml:space="preserve">efficiently </w:delText>
        </w:r>
      </w:del>
      <w:r w:rsidRPr="00591052">
        <w:rPr>
          <w:rPrChange w:id="171" w:author="Redacteur2" w:date="2026-03-11T11:39:00Z" w16du:dateUtc="2026-03-11T10:39:00Z">
            <w:rPr>
              <w:lang w:val="nl"/>
            </w:rPr>
          </w:rPrChange>
        </w:rPr>
        <w:t>computing th</w:t>
      </w:r>
      <w:del w:id="172" w:author="BK" w:date="2026-03-09T14:21:00Z">
        <w:r w:rsidRPr="00591052">
          <w:rPr>
            <w:rPrChange w:id="173" w:author="Redacteur2" w:date="2026-03-11T11:39:00Z" w16du:dateUtc="2026-03-11T10:39:00Z">
              <w:rPr>
                <w:lang w:val="nl"/>
              </w:rPr>
            </w:rPrChange>
          </w:rPr>
          <w:delText>is</w:delText>
        </w:r>
      </w:del>
      <w:ins w:id="174" w:author="BK" w:date="2026-03-09T14:21:00Z">
        <w:r w:rsidRPr="00591052">
          <w:rPr>
            <w:rPrChange w:id="175" w:author="Redacteur2" w:date="2026-03-11T11:39:00Z" w16du:dateUtc="2026-03-11T10:39:00Z">
              <w:rPr>
                <w:lang w:val="nl"/>
              </w:rPr>
            </w:rPrChange>
          </w:rPr>
          <w:t>e</w:t>
        </w:r>
      </w:ins>
      <w:r w:rsidRPr="00591052">
        <w:rPr>
          <w:rPrChange w:id="176" w:author="Redacteur2" w:date="2026-03-11T11:39:00Z" w16du:dateUtc="2026-03-11T10:39:00Z">
            <w:rPr>
              <w:lang w:val="nl"/>
            </w:rPr>
          </w:rPrChange>
        </w:rPr>
        <w:t xml:space="preserve"> percolation process governed by the Richards equation. Munsflow simplifies the governing equation by linearizing it around an average moisture content, whereas the KW approach neglects capillary stresses in the moisture profile while retaining the nonlinear flow behavior. As a result, the two methods highlight different aspects of percolation, leading to differing insights and results, such as smoothing and percolation time.</w:t>
      </w:r>
      <w:r w:rsidRPr="00591052">
        <w:rPr>
          <w:i w:val="0"/>
          <w:iCs w:val="0"/>
          <w:rPrChange w:id="177" w:author="Redacteur2" w:date="2026-03-11T11:39:00Z" w16du:dateUtc="2026-03-11T10:39:00Z">
            <w:rPr>
              <w:i w:val="0"/>
              <w:iCs w:val="0"/>
              <w:lang w:val="nl"/>
            </w:rPr>
          </w:rPrChange>
        </w:rPr>
        <w:br/>
      </w:r>
      <w:r w:rsidRPr="00591052">
        <w:rPr>
          <w:rPrChange w:id="178" w:author="Redacteur2" w:date="2026-03-11T11:39:00Z" w16du:dateUtc="2026-03-11T10:39:00Z">
            <w:rPr>
              <w:lang w:val="nl"/>
            </w:rPr>
          </w:rPrChange>
        </w:rPr>
        <w:t>Munsflow computes the flux through the phreatic surface by means of a simple convolution, but this must be done separately for each fixed depth. In contrast, the KW method tracks points within the moisture profile, allowing the percolation flux to be obtained directly at any arbitrary depth. In this paper, these relatively little-known methods are presented side by side and compared.</w:t>
      </w:r>
      <w:del w:id="179" w:author="BK" w:date="2026-03-09T14:22:00Z">
        <w:r w:rsidRPr="00591052">
          <w:rPr>
            <w:rPrChange w:id="180" w:author="Redacteur2" w:date="2026-03-11T11:39:00Z" w16du:dateUtc="2026-03-11T10:39:00Z">
              <w:rPr>
                <w:lang w:val="nl"/>
              </w:rPr>
            </w:rPrChange>
          </w:rPr>
          <w:delText>.</w:delText>
        </w:r>
      </w:del>
    </w:p>
    <w:p w14:paraId="306BDA65" w14:textId="77777777" w:rsidR="00F34FAF" w:rsidRPr="00F34FAF" w:rsidRDefault="00F34FAF" w:rsidP="001F7839">
      <w:pPr>
        <w:pStyle w:val="Plattetekst"/>
      </w:pPr>
    </w:p>
    <w:p w14:paraId="0D6A5DB3" w14:textId="77777777" w:rsidR="00D26E49" w:rsidRPr="00D26E49" w:rsidRDefault="00D26E49" w:rsidP="00D26E49">
      <w:pPr>
        <w:pStyle w:val="Plattetekst"/>
      </w:pPr>
    </w:p>
    <w:p w14:paraId="586C5AC4" w14:textId="77777777" w:rsidR="00F52DB0" w:rsidRPr="009670FB" w:rsidRDefault="00F52DB0" w:rsidP="00F52DB0">
      <w:pPr>
        <w:spacing w:line="292" w:lineRule="auto"/>
        <w:rPr>
          <w:sz w:val="17"/>
        </w:rPr>
        <w:sectPr w:rsidR="00F52DB0" w:rsidRPr="009670FB" w:rsidSect="00F52DB0">
          <w:footerReference w:type="even" r:id="rId20"/>
          <w:footerReference w:type="default" r:id="rId21"/>
          <w:pgSz w:w="9640" w:h="13610"/>
          <w:pgMar w:top="940" w:right="0" w:bottom="800" w:left="660" w:header="0" w:footer="611" w:gutter="0"/>
          <w:cols w:space="708"/>
        </w:sectPr>
      </w:pPr>
    </w:p>
    <w:p w14:paraId="56D978DB" w14:textId="4FC7ED55" w:rsidR="006459EE" w:rsidRPr="00591052" w:rsidRDefault="00DF25A2" w:rsidP="006459EE">
      <w:pPr>
        <w:pStyle w:val="NormalNL"/>
        <w:rPr>
          <w:rFonts w:ascii="Times New Roman"/>
          <w:lang w:val="en-US"/>
          <w:rPrChange w:id="185" w:author="Redacteur2" w:date="2026-03-11T11:39:00Z" w16du:dateUtc="2026-03-11T10:39:00Z">
            <w:rPr>
              <w:rFonts w:ascii="Times New Roman"/>
            </w:rPr>
          </w:rPrChange>
        </w:rPr>
      </w:pPr>
      <w:r>
        <w:rPr>
          <w:noProof/>
          <w:lang w:val="nl"/>
        </w:rPr>
        <w:lastRenderedPageBreak/>
        <mc:AlternateContent>
          <mc:Choice Requires="wpg">
            <w:drawing>
              <wp:anchor distT="0" distB="0" distL="114300" distR="114300" simplePos="0" relativeHeight="251658240" behindDoc="0" locked="0" layoutInCell="1" allowOverlap="1" wp14:anchorId="067A830F" wp14:editId="4DD06BE4">
                <wp:simplePos x="0" y="0"/>
                <wp:positionH relativeFrom="page">
                  <wp:posOffset>1083310</wp:posOffset>
                </wp:positionH>
                <wp:positionV relativeFrom="page">
                  <wp:posOffset>539115</wp:posOffset>
                </wp:positionV>
                <wp:extent cx="4860290" cy="3110230"/>
                <wp:effectExtent l="0" t="0" r="0" b="0"/>
                <wp:wrapNone/>
                <wp:docPr id="106027088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noChangeArrowheads="1"/>
                        </wps:cNvSpPr>
                        <wps:spPr bwMode="auto">
                          <a:xfrm>
                            <a:off x="8787" y="3741"/>
                            <a:ext cx="567" cy="2007"/>
                          </a:xfrm>
                          <a:prstGeom prst="rect">
                            <a:avLst/>
                          </a:prstGeom>
                          <a:solidFill>
                            <a:srgbClr val="FFFFFF"/>
                          </a:solidFill>
                          <a:ln>
                            <a:noFill/>
                          </a:ln>
                        </wps:spPr>
                        <wps:bodyPr rot="0" vert="horz" wrap="square" lIns="91440" tIns="45720" rIns="91440" bIns="45720" anchor="t" anchorCtr="0" upright="1">
                          <a:noAutofit/>
                        </wps:bodyPr>
                      </wps:wsp>
                      <wps:wsp>
                        <wps:cNvPr id="13" name="Text Box 4"/>
                        <wps:cNvSpPr txBox="1">
                          <a:spLocks noChangeArrowheads="1"/>
                        </wps:cNvSpPr>
                        <wps:spPr bwMode="auto">
                          <a:xfrm>
                            <a:off x="1700" y="850"/>
                            <a:ext cx="7087" cy="3163"/>
                          </a:xfrm>
                          <a:prstGeom prst="rect">
                            <a:avLst/>
                          </a:prstGeom>
                          <a:solidFill>
                            <a:srgbClr val="A0CBEE"/>
                          </a:solidFill>
                          <a:ln>
                            <a:noFill/>
                          </a:ln>
                        </wps:spPr>
                        <wps:txbx>
                          <w:txbxContent>
                            <w:p w14:paraId="3EF6C6A3" w14:textId="77777777" w:rsidR="006459EE" w:rsidRPr="00591052" w:rsidRDefault="006459EE" w:rsidP="006459EE">
                              <w:pPr>
                                <w:spacing w:before="132"/>
                                <w:ind w:left="170"/>
                                <w:rPr>
                                  <w:rFonts w:ascii="Arial"/>
                                  <w:b/>
                                  <w:lang w:val="nl-NL"/>
                                  <w:rPrChange w:id="186" w:author="Redacteur2" w:date="2026-03-11T11:39:00Z" w16du:dateUtc="2026-03-11T10:39:00Z">
                                    <w:rPr>
                                      <w:rFonts w:ascii="Arial"/>
                                      <w:b/>
                                    </w:rPr>
                                  </w:rPrChange>
                                </w:rPr>
                              </w:pPr>
                              <w:r>
                                <w:rPr>
                                  <w:rFonts w:ascii="Arial" w:hAnsi="Arial"/>
                                  <w:b/>
                                  <w:bCs/>
                                  <w:color w:val="FFFFFF"/>
                                  <w:lang w:val="nl"/>
                                </w:rPr>
                                <w:t>Auteurs</w:t>
                              </w:r>
                            </w:p>
                            <w:p w14:paraId="1C2F1EE1" w14:textId="77777777" w:rsidR="006459EE" w:rsidRPr="00591052" w:rsidRDefault="006459EE" w:rsidP="006459EE">
                              <w:pPr>
                                <w:spacing w:before="9"/>
                                <w:rPr>
                                  <w:sz w:val="23"/>
                                  <w:lang w:val="nl-NL"/>
                                  <w:rPrChange w:id="187" w:author="Redacteur2" w:date="2026-03-11T11:39:00Z" w16du:dateUtc="2026-03-11T10:39:00Z">
                                    <w:rPr>
                                      <w:sz w:val="23"/>
                                    </w:rPr>
                                  </w:rPrChange>
                                </w:rPr>
                              </w:pPr>
                            </w:p>
                            <w:p w14:paraId="56C0520A" w14:textId="4569345C" w:rsidR="006459EE" w:rsidRPr="00591052" w:rsidRDefault="006459EE" w:rsidP="006459EE">
                              <w:pPr>
                                <w:ind w:left="170"/>
                                <w:rPr>
                                  <w:rFonts w:ascii="Arial"/>
                                  <w:color w:val="FFFFFF"/>
                                  <w:sz w:val="17"/>
                                  <w:lang w:val="nl-NL"/>
                                  <w:rPrChange w:id="188" w:author="Redacteur2" w:date="2026-03-11T11:39:00Z" w16du:dateUtc="2026-03-11T10:39:00Z">
                                    <w:rPr>
                                      <w:rFonts w:ascii="Arial"/>
                                      <w:color w:val="FFFFFF"/>
                                      <w:sz w:val="17"/>
                                    </w:rPr>
                                  </w:rPrChange>
                                </w:rPr>
                              </w:pPr>
                              <w:r>
                                <w:rPr>
                                  <w:rFonts w:ascii="Arial" w:hAnsi="Arial"/>
                                  <w:color w:val="FFFFFF"/>
                                  <w:sz w:val="17"/>
                                  <w:lang w:val="nl"/>
                                </w:rPr>
                                <w:t>THEO OLSTHOORN</w:t>
                              </w:r>
                            </w:p>
                            <w:p w14:paraId="5DD19412" w14:textId="0368DCED" w:rsidR="006459EE" w:rsidRPr="00591052" w:rsidRDefault="006459EE" w:rsidP="006459EE">
                              <w:pPr>
                                <w:ind w:left="170"/>
                                <w:rPr>
                                  <w:rFonts w:ascii="Arial"/>
                                  <w:sz w:val="17"/>
                                  <w:lang w:val="nl-NL"/>
                                  <w:rPrChange w:id="189" w:author="Redacteur2" w:date="2026-03-11T11:39:00Z" w16du:dateUtc="2026-03-11T10:39:00Z">
                                    <w:rPr>
                                      <w:rFonts w:ascii="Arial"/>
                                      <w:sz w:val="17"/>
                                    </w:rPr>
                                  </w:rPrChange>
                                </w:rPr>
                              </w:pPr>
                              <w:r>
                                <w:rPr>
                                  <w:rFonts w:ascii="Arial" w:hAnsi="Arial"/>
                                  <w:color w:val="FFFFFF"/>
                                  <w:sz w:val="17"/>
                                  <w:lang w:val="nl"/>
                                </w:rPr>
                                <w:t>Emeritus Waternet / TUDelft</w:t>
                              </w:r>
                            </w:p>
                            <w:p w14:paraId="2B181B3B" w14:textId="6C8DD8C2" w:rsidR="006459EE" w:rsidRPr="009670FB" w:rsidRDefault="006459EE" w:rsidP="006459EE">
                              <w:pPr>
                                <w:spacing w:before="44" w:line="292" w:lineRule="auto"/>
                                <w:ind w:firstLine="170"/>
                                <w:rPr>
                                  <w:sz w:val="17"/>
                                </w:rPr>
                              </w:pPr>
                              <w:r>
                                <w:rPr>
                                  <w:color w:val="FFFFFF"/>
                                  <w:sz w:val="17"/>
                                  <w:lang w:val="nl"/>
                                </w:rPr>
                                <w:t>tolsthoorn@gmail.com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7A830F" id="Group 4" o:spid="_x0000_s1026" style="position:absolute;left:0;text-align:left;margin-left:85.3pt;margin-top:42.45pt;width:382.7pt;height:244.9pt;z-index:251658240;mso-position-horizontal-relative:page;mso-position-vertical-relative:page" coordorigin="1700,850" coordsize="7654,4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">
                <v:rect id="Rectangle 5" o:spid="_x0000_s1027" style="position:absolute;left:8787;top:3741;width:56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" stroked="f"/>
                <v:shapetype id="_x0000_t202" coordsize="21600,21600" o:spt="202" path="m,l,21600r21600,l21600,xe">
                  <v:stroke joinstyle="miter"/>
                  <v:path gradientshapeok="t" o:connecttype="rect"/>
                </v:shapetype>
                <v:shape id="Text Box 4" o:spid="_x0000_s1028" type="#_x0000_t202" style="position:absolute;left:1700;top:850;width:7087;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" fillcolor="#a0cbee" stroked="f">
                  <v:textbox inset="0,0,0,0">
                    <w:txbxContent>
                      <w:p w14:paraId="3EF6C6A3" w14:textId="77777777" w:rsidR="006459EE" w:rsidRPr="00591052" w:rsidRDefault="006459EE" w:rsidP="006459EE">
                        <w:pPr>
                          <w:spacing w:before="132"/>
                          <w:ind w:left="170"/>
                          <w:rPr>
                            <w:rFonts w:ascii="Arial"/>
                            <w:b/>
                            <w:lang w:val="nl-NL"/>
                            <w:rPrChange w:id="190" w:author="Redacteur2" w:date="2026-03-11T11:39:00Z" w16du:dateUtc="2026-03-11T10:39:00Z">
                              <w:rPr>
                                <w:rFonts w:ascii="Arial"/>
                                <w:b/>
                              </w:rPr>
                            </w:rPrChange>
                          </w:rPr>
                        </w:pPr>
                        <w:r>
                          <w:rPr>
                            <w:rFonts w:ascii="Arial" w:hAnsi="Arial"/>
                            <w:b/>
                            <w:bCs/>
                            <w:color w:val="FFFFFF"/>
                            <w:lang w:val="nl"/>
                          </w:rPr>
                          <w:t>Auteurs</w:t>
                        </w:r>
                      </w:p>
                      <w:p w14:paraId="1C2F1EE1" w14:textId="77777777" w:rsidR="006459EE" w:rsidRPr="00591052" w:rsidRDefault="006459EE" w:rsidP="006459EE">
                        <w:pPr>
                          <w:spacing w:before="9"/>
                          <w:rPr>
                            <w:sz w:val="23"/>
                            <w:lang w:val="nl-NL"/>
                            <w:rPrChange w:id="191" w:author="Redacteur2" w:date="2026-03-11T11:39:00Z" w16du:dateUtc="2026-03-11T10:39:00Z">
                              <w:rPr>
                                <w:sz w:val="23"/>
                              </w:rPr>
                            </w:rPrChange>
                          </w:rPr>
                        </w:pPr>
                      </w:p>
                      <w:p w14:paraId="56C0520A" w14:textId="4569345C" w:rsidR="006459EE" w:rsidRPr="00591052" w:rsidRDefault="006459EE" w:rsidP="006459EE">
                        <w:pPr>
                          <w:ind w:left="170"/>
                          <w:rPr>
                            <w:rFonts w:ascii="Arial"/>
                            <w:color w:val="FFFFFF"/>
                            <w:sz w:val="17"/>
                            <w:lang w:val="nl-NL"/>
                            <w:rPrChange w:id="192" w:author="Redacteur2" w:date="2026-03-11T11:39:00Z" w16du:dateUtc="2026-03-11T10:39:00Z">
                              <w:rPr>
                                <w:rFonts w:ascii="Arial"/>
                                <w:color w:val="FFFFFF"/>
                                <w:sz w:val="17"/>
                              </w:rPr>
                            </w:rPrChange>
                          </w:rPr>
                        </w:pPr>
                        <w:r>
                          <w:rPr>
                            <w:rFonts w:ascii="Arial" w:hAnsi="Arial"/>
                            <w:color w:val="FFFFFF"/>
                            <w:sz w:val="17"/>
                            <w:lang w:val="nl"/>
                          </w:rPr>
                          <w:t>THEO OLSTHOORN</w:t>
                        </w:r>
                      </w:p>
                      <w:p w14:paraId="5DD19412" w14:textId="0368DCED" w:rsidR="006459EE" w:rsidRPr="00591052" w:rsidRDefault="006459EE" w:rsidP="006459EE">
                        <w:pPr>
                          <w:ind w:left="170"/>
                          <w:rPr>
                            <w:rFonts w:ascii="Arial"/>
                            <w:sz w:val="17"/>
                            <w:lang w:val="nl-NL"/>
                            <w:rPrChange w:id="193" w:author="Redacteur2" w:date="2026-03-11T11:39:00Z" w16du:dateUtc="2026-03-11T10:39:00Z">
                              <w:rPr>
                                <w:rFonts w:ascii="Arial"/>
                                <w:sz w:val="17"/>
                              </w:rPr>
                            </w:rPrChange>
                          </w:rPr>
                        </w:pPr>
                        <w:r>
                          <w:rPr>
                            <w:rFonts w:ascii="Arial" w:hAnsi="Arial"/>
                            <w:color w:val="FFFFFF"/>
                            <w:sz w:val="17"/>
                            <w:lang w:val="nl"/>
                          </w:rPr>
                          <w:t>Emeritus Waternet / TUDelft</w:t>
                        </w:r>
                      </w:p>
                      <w:p w14:paraId="2B181B3B" w14:textId="6C8DD8C2" w:rsidR="006459EE" w:rsidRPr="009670FB" w:rsidRDefault="006459EE" w:rsidP="006459EE">
                        <w:pPr>
                          <w:spacing w:before="44" w:line="292" w:lineRule="auto"/>
                          <w:ind w:firstLine="170"/>
                          <w:rPr>
                            <w:sz w:val="17"/>
                          </w:rPr>
                        </w:pPr>
                        <w:r>
                          <w:rPr>
                            <w:color w:val="FFFFFF"/>
                            <w:sz w:val="17"/>
                            <w:lang w:val="nl"/>
                          </w:rPr>
                          <w:t>tolsthoorn@gmail.com</w:t>
                        </w:r>
                      </w:p>
                    </w:txbxContent>
                  </v:textbox>
                </v:shape>
                <w10:wrap anchorx="page" anchory="page"/>
              </v:group>
            </w:pict>
          </mc:Fallback>
        </mc:AlternateContent>
      </w:r>
    </w:p>
    <w:p w14:paraId="6FFE3BE7" w14:textId="77777777" w:rsidR="006459EE" w:rsidRDefault="006459EE" w:rsidP="006459EE"/>
    <w:p w14:paraId="3E367F63" w14:textId="77777777" w:rsidR="00B1028B" w:rsidRPr="00591052" w:rsidRDefault="00B1028B" w:rsidP="00917E1C">
      <w:pPr>
        <w:pStyle w:val="NormalNL"/>
        <w:rPr>
          <w:lang w:val="en-US"/>
          <w:rPrChange w:id="194" w:author="Redacteur2" w:date="2026-03-11T11:39:00Z" w16du:dateUtc="2026-03-11T10:39:00Z">
            <w:rPr/>
          </w:rPrChange>
        </w:rPr>
      </w:pPr>
    </w:p>
    <w:sectPr w:rsidR="00B1028B" w:rsidRPr="005910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93B5E" w14:textId="77777777" w:rsidR="00A731D1" w:rsidRDefault="00A731D1">
      <w:r>
        <w:separator/>
      </w:r>
    </w:p>
  </w:endnote>
  <w:endnote w:type="continuationSeparator" w:id="0">
    <w:p w14:paraId="1D3FA789" w14:textId="77777777" w:rsidR="00A731D1" w:rsidRDefault="00A73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6A96" w14:textId="75062F3C" w:rsidR="00F52DB0" w:rsidRDefault="00DF25A2">
    <w:pPr>
      <w:pStyle w:val="Plattetekst"/>
      <w:spacing w:line="14" w:lineRule="auto"/>
      <w:rPr>
        <w:sz w:val="20"/>
      </w:rPr>
    </w:pPr>
    <w:r>
      <w:rPr>
        <w:noProof/>
        <w:lang w:val="nl"/>
      </w:rPr>
      <mc:AlternateContent>
        <mc:Choice Requires="wps">
          <w:drawing>
            <wp:anchor distT="0" distB="0" distL="114300" distR="114300" simplePos="0" relativeHeight="251658241" behindDoc="1" locked="0" layoutInCell="1" allowOverlap="1" wp14:anchorId="4077365F" wp14:editId="6CE3AA39">
              <wp:simplePos x="0" y="0"/>
              <wp:positionH relativeFrom="page">
                <wp:posOffset>514350</wp:posOffset>
              </wp:positionH>
              <wp:positionV relativeFrom="page">
                <wp:posOffset>8112760</wp:posOffset>
              </wp:positionV>
              <wp:extent cx="163830" cy="142240"/>
              <wp:effectExtent l="0" t="0" r="0" b="0"/>
              <wp:wrapNone/>
              <wp:docPr id="12695456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42240"/>
                      </a:xfrm>
                      <a:prstGeom prst="rect">
                        <a:avLst/>
                      </a:prstGeom>
                      <a:noFill/>
                      <a:ln>
                        <a:noFill/>
                      </a:ln>
                    </wps:spPr>
                    <wps:txbx>
                      <w:txbxContent>
                        <w:p w14:paraId="4FE2E5F2" w14:textId="77777777" w:rsidR="00F52DB0" w:rsidRDefault="00F52DB0">
                          <w:pPr>
                            <w:spacing w:before="23"/>
                            <w:ind w:left="40"/>
                            <w:rPr>
                              <w:sz w:val="16"/>
                            </w:rPr>
                          </w:pPr>
                          <w:r>
                            <w:rPr>
                              <w:lang w:val="nl"/>
                            </w:rPr>
                            <w:fldChar w:fldCharType="begin"/>
                          </w:r>
                          <w:r>
                            <w:rPr>
                              <w:color w:val="3EA8CA"/>
                              <w:sz w:val="16"/>
                              <w:lang w:val="nl"/>
                            </w:rPr>
                            <w:instrText xml:space="preserve"> PAGE </w:instrText>
                          </w:r>
                          <w:r>
                            <w:rPr>
                              <w:lang w:val="nl"/>
                            </w:rPr>
                            <w:fldChar w:fldCharType="separate"/>
                          </w:r>
                          <w:r>
                            <w:rPr>
                              <w:lang w:val="nl"/>
                            </w:rPr>
                            <w:t>10</w:t>
                          </w:r>
                          <w:r>
                            <w:rPr>
                              <w:lang w:val="n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77365F" id="_x0000_t202" coordsize="21600,21600" o:spt="202" path="m,l,21600r21600,l21600,xe">
              <v:stroke joinstyle="miter"/>
              <v:path gradientshapeok="t" o:connecttype="rect"/>
            </v:shapetype>
            <v:shape id="Text Box 3" o:spid="_x0000_s1029" type="#_x0000_t202" style="position:absolute;margin-left:40.5pt;margin-top:638.8pt;width:12.9pt;height:11.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" filled="f" stroked="f">
              <v:textbox inset="0,0,0,0">
                <w:txbxContent>
                  <w:p w14:paraId="4FE2E5F2" w14:textId="77777777" w:rsidR="00F52DB0" w:rsidRDefault="00F52DB0">
                    <w:pPr>
                      <w:spacing w:before="23"/>
                      <w:ind w:left="40"/>
                      <w:rPr>
                        <w:sz w:val="16"/>
                      </w:rPr>
                    </w:pPr>
                    <w:r>
                      <w:fldChar w:fldCharType="begin"/>
                    </w:r>
                    <w:r>
                      <w:rPr>
                        <w:color w:val="3EA8CA"/>
                        <w:sz w:val="16"/>
                      </w:rPr>
                      <w:instrText xml:space="preserve"> PAGE </w:instrText>
                    </w:r>
                    <w:r>
                      <w:fldChar w:fldCharType="separate"/>
                    </w:r>
                    <w:r>
                      <w:t>10</w:t>
                    </w:r>
                    <w:r>
                      <w:fldChar w:fldCharType="end"/>
                    </w:r>
                  </w:p>
                </w:txbxContent>
              </v:textbox>
              <w10:wrap anchorx="page" anchory="page"/>
            </v:shape>
          </w:pict>
        </mc:Fallback>
      </mc:AlternateContent>
    </w:r>
    <w:r>
      <w:rPr>
        <w:noProof/>
        <w:lang w:val="nl"/>
      </w:rPr>
      <mc:AlternateContent>
        <mc:Choice Requires="wps">
          <w:drawing>
            <wp:anchor distT="0" distB="0" distL="114300" distR="114300" simplePos="0" relativeHeight="251658242" behindDoc="1" locked="0" layoutInCell="1" allowOverlap="1" wp14:anchorId="036E1C39" wp14:editId="0DEEA140">
              <wp:simplePos x="0" y="0"/>
              <wp:positionH relativeFrom="page">
                <wp:posOffset>3818890</wp:posOffset>
              </wp:positionH>
              <wp:positionV relativeFrom="page">
                <wp:posOffset>8112760</wp:posOffset>
              </wp:positionV>
              <wp:extent cx="1234440" cy="142240"/>
              <wp:effectExtent l="0" t="0" r="0" b="0"/>
              <wp:wrapNone/>
              <wp:docPr id="1298606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142240"/>
                      </a:xfrm>
                      <a:prstGeom prst="rect">
                        <a:avLst/>
                      </a:prstGeom>
                      <a:noFill/>
                      <a:ln>
                        <a:noFill/>
                      </a:ln>
                    </wps:spPr>
                    <wps:txbx>
                      <w:txbxContent>
                        <w:p w14:paraId="600716F2" w14:textId="77777777" w:rsidR="00F52DB0" w:rsidRDefault="00F52DB0">
                          <w:pPr>
                            <w:spacing w:before="23"/>
                            <w:ind w:left="20"/>
                            <w:rPr>
                              <w:rFonts w:ascii="Arial"/>
                              <w:sz w:val="16"/>
                            </w:rPr>
                          </w:pPr>
                          <w:r>
                            <w:rPr>
                              <w:rFonts w:ascii="Arial" w:hAnsi="Arial"/>
                              <w:color w:val="3EA8CA"/>
                              <w:sz w:val="16"/>
                              <w:lang w:val="nl"/>
                            </w:rPr>
                            <w:t>Stromingen 20</w:t>
                          </w:r>
                          <w:ins w:id="181" w:author="BK" w:date="2026-03-09T14:23:00Z">
                            <w:r>
                              <w:rPr>
                                <w:rFonts w:ascii="Arial" w:hAnsi="Arial"/>
                                <w:color w:val="3EA8CA"/>
                                <w:sz w:val="16"/>
                                <w:lang w:val="nl"/>
                              </w:rPr>
                              <w:t>26</w:t>
                            </w:r>
                          </w:ins>
                          <w:del w:id="182" w:author="BK" w:date="2026-03-09T14:23:00Z">
                            <w:r>
                              <w:rPr>
                                <w:rFonts w:ascii="Arial" w:hAnsi="Arial"/>
                                <w:color w:val="3EA8CA"/>
                                <w:sz w:val="16"/>
                                <w:lang w:val="nl"/>
                              </w:rPr>
                              <w:delText>19</w:delText>
                            </w:r>
                          </w:del>
                          <w:r>
                            <w:rPr>
                              <w:rFonts w:ascii="Arial" w:hAnsi="Arial"/>
                              <w:color w:val="3EA8CA"/>
                              <w:sz w:val="16"/>
                              <w:lang w:val="nl"/>
                            </w:rPr>
                            <w:t xml:space="preserve"> (25), nr </w:t>
                          </w:r>
                          <w:del w:id="183" w:author="BK" w:date="2026-03-09T14:23:00Z">
                            <w:r>
                              <w:rPr>
                                <w:rFonts w:ascii="Arial" w:hAnsi="Arial"/>
                                <w:color w:val="3EA8CA"/>
                                <w:sz w:val="16"/>
                                <w:lang w:val="nl"/>
                              </w:rPr>
                              <w:delText>2</w:delText>
                            </w:r>
                          </w:del>
                          <w:ins w:id="184" w:author="BK" w:date="2026-03-09T14:23:00Z">
                            <w:r>
                              <w:rPr>
                                <w:rFonts w:ascii="Arial" w:hAnsi="Arial"/>
                                <w:color w:val="3EA8CA"/>
                                <w:sz w:val="16"/>
                                <w:lang w:val="nl"/>
                              </w:rPr>
                              <w:t>1</w:t>
                            </w:r>
                          </w:ins>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E1C39" id="Text Box 2" o:spid="_x0000_s1030" type="#_x0000_t202" style="position:absolute;margin-left:300.7pt;margin-top:638.8pt;width:97.2pt;height:11.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" filled="f" stroked="f">
              <v:textbox inset="0,0,0,0">
                <w:txbxContent>
                  <w:p w14:paraId="600716F2" w14:textId="77777777" w:rsidR="00F52DB0" w:rsidRDefault="00F52DB0">
                    <w:pPr>
                      <w:spacing w:before="23"/>
                      <w:ind w:left="20"/>
                      <w:rPr>
                        <w:rFonts w:ascii="Arial"/>
                        <w:sz w:val="16"/>
                      </w:rPr>
                    </w:pPr>
                    <w:r>
                      <w:rPr>
                        <w:rFonts w:ascii="Arial"/>
                        <w:color w:val="3EA8CA"/>
                        <w:sz w:val="16"/>
                      </w:rPr>
                      <w:t>Stromingen 2019 (25), nr 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0DFF" w14:textId="65648C07" w:rsidR="00F52DB0" w:rsidRDefault="00DF25A2">
    <w:pPr>
      <w:pStyle w:val="Plattetekst"/>
      <w:spacing w:line="14" w:lineRule="auto"/>
      <w:rPr>
        <w:sz w:val="20"/>
      </w:rPr>
    </w:pPr>
    <w:r>
      <w:rPr>
        <w:noProof/>
        <w:lang w:val="nl"/>
      </w:rPr>
      <mc:AlternateContent>
        <mc:Choice Requires="wps">
          <w:drawing>
            <wp:anchor distT="0" distB="0" distL="114300" distR="114300" simplePos="0" relativeHeight="251658240" behindDoc="1" locked="0" layoutInCell="1" allowOverlap="1" wp14:anchorId="0604657A" wp14:editId="747FC990">
              <wp:simplePos x="0" y="0"/>
              <wp:positionH relativeFrom="page">
                <wp:posOffset>5441315</wp:posOffset>
              </wp:positionH>
              <wp:positionV relativeFrom="page">
                <wp:posOffset>8112760</wp:posOffset>
              </wp:positionV>
              <wp:extent cx="163830" cy="142240"/>
              <wp:effectExtent l="0" t="0" r="0" b="0"/>
              <wp:wrapNone/>
              <wp:docPr id="14610075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42240"/>
                      </a:xfrm>
                      <a:prstGeom prst="rect">
                        <a:avLst/>
                      </a:prstGeom>
                      <a:noFill/>
                      <a:ln>
                        <a:noFill/>
                      </a:ln>
                    </wps:spPr>
                    <wps:txbx>
                      <w:txbxContent>
                        <w:p w14:paraId="07B57EEF" w14:textId="77777777" w:rsidR="00F52DB0" w:rsidRDefault="00F52DB0">
                          <w:pPr>
                            <w:spacing w:before="23"/>
                            <w:ind w:left="40"/>
                            <w:rPr>
                              <w:sz w:val="16"/>
                            </w:rPr>
                          </w:pPr>
                          <w:r>
                            <w:rPr>
                              <w:lang w:val="nl"/>
                            </w:rPr>
                            <w:fldChar w:fldCharType="begin"/>
                          </w:r>
                          <w:r>
                            <w:rPr>
                              <w:color w:val="3EA8CA"/>
                              <w:sz w:val="16"/>
                              <w:lang w:val="nl"/>
                            </w:rPr>
                            <w:instrText xml:space="preserve"> PAGE </w:instrText>
                          </w:r>
                          <w:r>
                            <w:rPr>
                              <w:lang w:val="nl"/>
                            </w:rPr>
                            <w:fldChar w:fldCharType="separate"/>
                          </w:r>
                          <w:r>
                            <w:rPr>
                              <w:lang w:val="nl"/>
                            </w:rPr>
                            <w:t>11</w:t>
                          </w:r>
                          <w:r>
                            <w:rPr>
                              <w:lang w:val="n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04657A" id="_x0000_t202" coordsize="21600,21600" o:spt="202" path="m,l,21600r21600,l21600,xe">
              <v:stroke joinstyle="miter"/>
              <v:path gradientshapeok="t" o:connecttype="rect"/>
            </v:shapetype>
            <v:shape id="Text Box 1" o:spid="_x0000_s1031" type="#_x0000_t202" style="position:absolute;margin-left:428.45pt;margin-top:638.8pt;width:12.9pt;height:1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" filled="f" stroked="f">
              <v:textbox inset="0,0,0,0">
                <w:txbxContent>
                  <w:p w14:paraId="07B57EEF" w14:textId="77777777" w:rsidR="00F52DB0" w:rsidRDefault="00F52DB0">
                    <w:pPr>
                      <w:spacing w:before="23"/>
                      <w:ind w:left="40"/>
                      <w:rPr>
                        <w:sz w:val="16"/>
                      </w:rPr>
                    </w:pPr>
                    <w:r>
                      <w:fldChar w:fldCharType="begin"/>
                    </w:r>
                    <w:r>
                      <w:rPr>
                        <w:color w:val="3EA8CA"/>
                        <w:sz w:val="16"/>
                      </w:rPr>
                      <w:instrText xml:space="preserve"> PAGE </w:instrText>
                    </w:r>
                    <w:r>
                      <w:fldChar w:fldCharType="separate"/>
                    </w:r>
                    <w:r>
                      <w:t>11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ACE45" w14:textId="77777777" w:rsidR="00A731D1" w:rsidRDefault="00A731D1">
      <w:r>
        <w:separator/>
      </w:r>
    </w:p>
  </w:footnote>
  <w:footnote w:type="continuationSeparator" w:id="0">
    <w:p w14:paraId="6671DCE5" w14:textId="77777777" w:rsidR="00A731D1" w:rsidRDefault="00A731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E41D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E9C1A23"/>
    <w:multiLevelType w:val="hybridMultilevel"/>
    <w:tmpl w:val="A986F1EE"/>
    <w:lvl w:ilvl="0" w:tplc="D98A0A48">
      <w:start w:val="1"/>
      <w:numFmt w:val="decimal"/>
      <w:lvlText w:val="%1."/>
      <w:lvlJc w:val="left"/>
      <w:pPr>
        <w:ind w:left="1020" w:hanging="360"/>
      </w:pPr>
    </w:lvl>
    <w:lvl w:ilvl="1" w:tplc="E04A0C4A">
      <w:start w:val="1"/>
      <w:numFmt w:val="decimal"/>
      <w:lvlText w:val="%2."/>
      <w:lvlJc w:val="left"/>
      <w:pPr>
        <w:ind w:left="1020" w:hanging="360"/>
      </w:pPr>
    </w:lvl>
    <w:lvl w:ilvl="2" w:tplc="AE0EBB74">
      <w:start w:val="1"/>
      <w:numFmt w:val="decimal"/>
      <w:lvlText w:val="%3."/>
      <w:lvlJc w:val="left"/>
      <w:pPr>
        <w:ind w:left="1020" w:hanging="360"/>
      </w:pPr>
    </w:lvl>
    <w:lvl w:ilvl="3" w:tplc="0B46FF90">
      <w:start w:val="1"/>
      <w:numFmt w:val="decimal"/>
      <w:lvlText w:val="%4."/>
      <w:lvlJc w:val="left"/>
      <w:pPr>
        <w:ind w:left="1020" w:hanging="360"/>
      </w:pPr>
    </w:lvl>
    <w:lvl w:ilvl="4" w:tplc="F8321CFA">
      <w:start w:val="1"/>
      <w:numFmt w:val="decimal"/>
      <w:lvlText w:val="%5."/>
      <w:lvlJc w:val="left"/>
      <w:pPr>
        <w:ind w:left="1020" w:hanging="360"/>
      </w:pPr>
    </w:lvl>
    <w:lvl w:ilvl="5" w:tplc="E98AFAE4">
      <w:start w:val="1"/>
      <w:numFmt w:val="decimal"/>
      <w:lvlText w:val="%6."/>
      <w:lvlJc w:val="left"/>
      <w:pPr>
        <w:ind w:left="1020" w:hanging="360"/>
      </w:pPr>
    </w:lvl>
    <w:lvl w:ilvl="6" w:tplc="C1EC101C">
      <w:start w:val="1"/>
      <w:numFmt w:val="decimal"/>
      <w:lvlText w:val="%7."/>
      <w:lvlJc w:val="left"/>
      <w:pPr>
        <w:ind w:left="1020" w:hanging="360"/>
      </w:pPr>
    </w:lvl>
    <w:lvl w:ilvl="7" w:tplc="3E3AB746">
      <w:start w:val="1"/>
      <w:numFmt w:val="decimal"/>
      <w:lvlText w:val="%8."/>
      <w:lvlJc w:val="left"/>
      <w:pPr>
        <w:ind w:left="1020" w:hanging="360"/>
      </w:pPr>
    </w:lvl>
    <w:lvl w:ilvl="8" w:tplc="970C260A">
      <w:start w:val="1"/>
      <w:numFmt w:val="decimal"/>
      <w:lvlText w:val="%9."/>
      <w:lvlJc w:val="left"/>
      <w:pPr>
        <w:ind w:left="1020" w:hanging="360"/>
      </w:pPr>
    </w:lvl>
  </w:abstractNum>
  <w:abstractNum w:abstractNumId="2" w15:restartNumberingAfterBreak="0">
    <w:nsid w:val="6A546A1E"/>
    <w:multiLevelType w:val="hybridMultilevel"/>
    <w:tmpl w:val="34504BEA"/>
    <w:lvl w:ilvl="0" w:tplc="0409000F">
      <w:start w:val="1"/>
      <w:numFmt w:val="decimal"/>
      <w:lvlText w:val="%1."/>
      <w:lvlJc w:val="left"/>
      <w:pPr>
        <w:ind w:left="1760" w:hanging="360"/>
      </w:p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num w:numId="1" w16cid:durableId="1315449411">
    <w:abstractNumId w:val="0"/>
  </w:num>
  <w:num w:numId="2" w16cid:durableId="1601910956">
    <w:abstractNumId w:val="2"/>
  </w:num>
  <w:num w:numId="3" w16cid:durableId="17420176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dacteur2">
    <w15:presenceInfo w15:providerId="None" w15:userId="Redacteur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D1"/>
    <w:rsid w:val="000538D2"/>
    <w:rsid w:val="00074C08"/>
    <w:rsid w:val="0007781E"/>
    <w:rsid w:val="000851BC"/>
    <w:rsid w:val="000A61A1"/>
    <w:rsid w:val="000B3592"/>
    <w:rsid w:val="0011265C"/>
    <w:rsid w:val="001161A5"/>
    <w:rsid w:val="001418F5"/>
    <w:rsid w:val="00146184"/>
    <w:rsid w:val="00157806"/>
    <w:rsid w:val="00162499"/>
    <w:rsid w:val="00181F39"/>
    <w:rsid w:val="001917D1"/>
    <w:rsid w:val="00192833"/>
    <w:rsid w:val="001A6ED8"/>
    <w:rsid w:val="001E12E1"/>
    <w:rsid w:val="001F0280"/>
    <w:rsid w:val="001F2A50"/>
    <w:rsid w:val="001F7839"/>
    <w:rsid w:val="00201BFC"/>
    <w:rsid w:val="002476E6"/>
    <w:rsid w:val="00262395"/>
    <w:rsid w:val="00273CAA"/>
    <w:rsid w:val="00281528"/>
    <w:rsid w:val="002847D1"/>
    <w:rsid w:val="00295030"/>
    <w:rsid w:val="002A3D92"/>
    <w:rsid w:val="002A48E5"/>
    <w:rsid w:val="002D00AA"/>
    <w:rsid w:val="003147BB"/>
    <w:rsid w:val="00336BDF"/>
    <w:rsid w:val="0033733B"/>
    <w:rsid w:val="0035435D"/>
    <w:rsid w:val="00396F9E"/>
    <w:rsid w:val="003E3C04"/>
    <w:rsid w:val="003F034C"/>
    <w:rsid w:val="003F70EA"/>
    <w:rsid w:val="00415F60"/>
    <w:rsid w:val="00453A7A"/>
    <w:rsid w:val="004558AE"/>
    <w:rsid w:val="00456277"/>
    <w:rsid w:val="0049547F"/>
    <w:rsid w:val="004B2901"/>
    <w:rsid w:val="004B34FC"/>
    <w:rsid w:val="004D3C50"/>
    <w:rsid w:val="004F3891"/>
    <w:rsid w:val="0051097F"/>
    <w:rsid w:val="00543F0B"/>
    <w:rsid w:val="00566460"/>
    <w:rsid w:val="00586405"/>
    <w:rsid w:val="00591052"/>
    <w:rsid w:val="005958A9"/>
    <w:rsid w:val="005B1B44"/>
    <w:rsid w:val="005B57F5"/>
    <w:rsid w:val="005E1672"/>
    <w:rsid w:val="005F7BBA"/>
    <w:rsid w:val="006221F3"/>
    <w:rsid w:val="00623788"/>
    <w:rsid w:val="006459EE"/>
    <w:rsid w:val="0064751A"/>
    <w:rsid w:val="00671241"/>
    <w:rsid w:val="006A15F2"/>
    <w:rsid w:val="006A5DB0"/>
    <w:rsid w:val="006B3C7E"/>
    <w:rsid w:val="006C573C"/>
    <w:rsid w:val="00730448"/>
    <w:rsid w:val="0078206E"/>
    <w:rsid w:val="007A211E"/>
    <w:rsid w:val="007B3DDF"/>
    <w:rsid w:val="00816C01"/>
    <w:rsid w:val="0088110E"/>
    <w:rsid w:val="00895274"/>
    <w:rsid w:val="008A5442"/>
    <w:rsid w:val="008A5A8D"/>
    <w:rsid w:val="009140C1"/>
    <w:rsid w:val="00917E1C"/>
    <w:rsid w:val="00923176"/>
    <w:rsid w:val="00924121"/>
    <w:rsid w:val="009414AC"/>
    <w:rsid w:val="0094470D"/>
    <w:rsid w:val="00973C30"/>
    <w:rsid w:val="009778DB"/>
    <w:rsid w:val="00992D61"/>
    <w:rsid w:val="009B4D32"/>
    <w:rsid w:val="009D19FB"/>
    <w:rsid w:val="009D6798"/>
    <w:rsid w:val="009E18EC"/>
    <w:rsid w:val="009F6A18"/>
    <w:rsid w:val="00A03E64"/>
    <w:rsid w:val="00A3278F"/>
    <w:rsid w:val="00A731D1"/>
    <w:rsid w:val="00A82B07"/>
    <w:rsid w:val="00A84738"/>
    <w:rsid w:val="00AC0450"/>
    <w:rsid w:val="00AC64B0"/>
    <w:rsid w:val="00AD6FD5"/>
    <w:rsid w:val="00AE75C8"/>
    <w:rsid w:val="00B1028B"/>
    <w:rsid w:val="00B31F21"/>
    <w:rsid w:val="00B855EE"/>
    <w:rsid w:val="00BA6A0B"/>
    <w:rsid w:val="00BC5E3D"/>
    <w:rsid w:val="00BE58BC"/>
    <w:rsid w:val="00BF12CD"/>
    <w:rsid w:val="00BF572F"/>
    <w:rsid w:val="00C13399"/>
    <w:rsid w:val="00C3298D"/>
    <w:rsid w:val="00C60E7F"/>
    <w:rsid w:val="00C72CB0"/>
    <w:rsid w:val="00C95BA3"/>
    <w:rsid w:val="00CB3597"/>
    <w:rsid w:val="00CF1777"/>
    <w:rsid w:val="00D04CBE"/>
    <w:rsid w:val="00D07BC5"/>
    <w:rsid w:val="00D13E22"/>
    <w:rsid w:val="00D26E49"/>
    <w:rsid w:val="00D47EDC"/>
    <w:rsid w:val="00D547A6"/>
    <w:rsid w:val="00D835AA"/>
    <w:rsid w:val="00DB66A0"/>
    <w:rsid w:val="00DB7ABC"/>
    <w:rsid w:val="00DC0750"/>
    <w:rsid w:val="00DD2D82"/>
    <w:rsid w:val="00DE1FD2"/>
    <w:rsid w:val="00DF25A2"/>
    <w:rsid w:val="00DF7451"/>
    <w:rsid w:val="00E23E96"/>
    <w:rsid w:val="00E2583E"/>
    <w:rsid w:val="00E4123E"/>
    <w:rsid w:val="00E67D91"/>
    <w:rsid w:val="00EE2C85"/>
    <w:rsid w:val="00EF1BC9"/>
    <w:rsid w:val="00F0230B"/>
    <w:rsid w:val="00F34FAF"/>
    <w:rsid w:val="00F52DB0"/>
    <w:rsid w:val="00F629A1"/>
    <w:rsid w:val="00F71A4C"/>
    <w:rsid w:val="00F8790B"/>
    <w:rsid w:val="00F9450C"/>
    <w:rsid w:val="00F95BB8"/>
    <w:rsid w:val="00F95C0B"/>
    <w:rsid w:val="00FD703D"/>
    <w:rsid w:val="0422DBED"/>
    <w:rsid w:val="0BE0541E"/>
    <w:rsid w:val="1739F1EF"/>
    <w:rsid w:val="1927859C"/>
    <w:rsid w:val="27793FDA"/>
    <w:rsid w:val="2F9F157A"/>
    <w:rsid w:val="3BB7ACE8"/>
    <w:rsid w:val="6D502FD4"/>
    <w:rsid w:val="71F769B2"/>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9949E"/>
  <w15:docId w15:val="{BE64E5E0-DF7D-4145-A1D7-5C7F7F142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1418F5"/>
    <w:pPr>
      <w:spacing w:after="0"/>
    </w:pPr>
    <w:rPr>
      <w:rFonts w:ascii="Times New Roman" w:eastAsia="Times New Roman" w:hAnsi="Times New Roman" w:cs="Times New Roman"/>
    </w:rPr>
  </w:style>
  <w:style w:type="paragraph" w:styleId="Kop1">
    <w:name w:val="heading 1"/>
    <w:basedOn w:val="Standaard"/>
    <w:next w:val="Plattetekst"/>
    <w:uiPriority w:val="9"/>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Kop2">
    <w:name w:val="heading 2"/>
    <w:basedOn w:val="Standaard"/>
    <w:next w:val="Plattetekst"/>
    <w:uiPriority w:val="9"/>
    <w:unhideWhenUsed/>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Kop3">
    <w:name w:val="heading 3"/>
    <w:basedOn w:val="Standaard"/>
    <w:next w:val="Plattetekst"/>
    <w:uiPriority w:val="9"/>
    <w:unhideWhenUsed/>
    <w:pPr>
      <w:keepNext/>
      <w:keepLines/>
      <w:spacing w:before="200"/>
      <w:outlineLvl w:val="2"/>
    </w:pPr>
    <w:rPr>
      <w:rFonts w:asciiTheme="majorHAnsi" w:eastAsiaTheme="majorEastAsia" w:hAnsiTheme="majorHAnsi" w:cstheme="majorBidi"/>
      <w:b/>
      <w:bCs/>
      <w:color w:val="4F81BD" w:themeColor="accent1"/>
    </w:rPr>
  </w:style>
  <w:style w:type="paragraph" w:styleId="Kop4">
    <w:name w:val="heading 4"/>
    <w:basedOn w:val="Standaard"/>
    <w:next w:val="Plattetekst"/>
    <w:uiPriority w:val="9"/>
    <w:unhideWhenUsed/>
    <w:pPr>
      <w:keepNext/>
      <w:keepLines/>
      <w:spacing w:before="200"/>
      <w:outlineLvl w:val="3"/>
    </w:pPr>
    <w:rPr>
      <w:rFonts w:asciiTheme="majorHAnsi" w:eastAsiaTheme="majorEastAsia" w:hAnsiTheme="majorHAnsi" w:cstheme="majorBidi"/>
      <w:bCs/>
      <w:i/>
      <w:color w:val="4F81BD" w:themeColor="accent1"/>
    </w:rPr>
  </w:style>
  <w:style w:type="paragraph" w:styleId="Kop5">
    <w:name w:val="heading 5"/>
    <w:basedOn w:val="Standaard"/>
    <w:next w:val="Plattetekst"/>
    <w:uiPriority w:val="9"/>
    <w:unhideWhenUsed/>
    <w:pPr>
      <w:keepNext/>
      <w:keepLines/>
      <w:spacing w:before="200"/>
      <w:outlineLvl w:val="4"/>
    </w:pPr>
    <w:rPr>
      <w:rFonts w:asciiTheme="majorHAnsi" w:eastAsiaTheme="majorEastAsia" w:hAnsiTheme="majorHAnsi" w:cstheme="majorBidi"/>
      <w:iCs/>
      <w:color w:val="4F81BD" w:themeColor="accent1"/>
    </w:rPr>
  </w:style>
  <w:style w:type="paragraph" w:styleId="Kop6">
    <w:name w:val="heading 6"/>
    <w:basedOn w:val="Standaard"/>
    <w:next w:val="Plattetekst"/>
    <w:uiPriority w:val="9"/>
    <w:unhideWhenUsed/>
    <w:pPr>
      <w:keepNext/>
      <w:keepLines/>
      <w:spacing w:before="200"/>
      <w:outlineLvl w:val="5"/>
    </w:pPr>
    <w:rPr>
      <w:rFonts w:asciiTheme="majorHAnsi" w:eastAsiaTheme="majorEastAsia" w:hAnsiTheme="majorHAnsi" w:cstheme="majorBidi"/>
      <w:color w:val="4F81BD" w:themeColor="accent1"/>
    </w:rPr>
  </w:style>
  <w:style w:type="paragraph" w:styleId="Kop7">
    <w:name w:val="heading 7"/>
    <w:basedOn w:val="Standaard"/>
    <w:next w:val="Plattetekst"/>
    <w:uiPriority w:val="9"/>
    <w:unhideWhenUsed/>
    <w:pPr>
      <w:keepNext/>
      <w:keepLines/>
      <w:spacing w:before="200"/>
      <w:outlineLvl w:val="6"/>
    </w:pPr>
    <w:rPr>
      <w:rFonts w:asciiTheme="majorHAnsi" w:eastAsiaTheme="majorEastAsia" w:hAnsiTheme="majorHAnsi" w:cstheme="majorBidi"/>
      <w:color w:val="4F81BD" w:themeColor="accent1"/>
    </w:rPr>
  </w:style>
  <w:style w:type="paragraph" w:styleId="Kop8">
    <w:name w:val="heading 8"/>
    <w:basedOn w:val="Standaard"/>
    <w:next w:val="Plattetekst"/>
    <w:uiPriority w:val="9"/>
    <w:unhideWhenUsed/>
    <w:pPr>
      <w:keepNext/>
      <w:keepLines/>
      <w:spacing w:before="200"/>
      <w:outlineLvl w:val="7"/>
    </w:pPr>
    <w:rPr>
      <w:rFonts w:asciiTheme="majorHAnsi" w:eastAsiaTheme="majorEastAsia" w:hAnsiTheme="majorHAnsi" w:cstheme="majorBidi"/>
      <w:color w:val="4F81BD" w:themeColor="accent1"/>
    </w:rPr>
  </w:style>
  <w:style w:type="paragraph" w:styleId="Kop9">
    <w:name w:val="heading 9"/>
    <w:basedOn w:val="Standaard"/>
    <w:next w:val="Plattetekst"/>
    <w:uiPriority w:val="9"/>
    <w:unhideWhenUsed/>
    <w:pPr>
      <w:keepNext/>
      <w:keepLines/>
      <w:spacing w:before="200"/>
      <w:outlineLvl w:val="8"/>
    </w:pPr>
    <w:rPr>
      <w:rFonts w:asciiTheme="majorHAnsi" w:eastAsiaTheme="majorEastAsia" w:hAnsiTheme="majorHAnsi" w:cstheme="majorBidi"/>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rsid w:val="005B1B44"/>
    <w:pPr>
      <w:spacing w:before="180" w:after="180"/>
    </w:pPr>
    <w:rPr>
      <w:rFonts w:asciiTheme="minorHAnsi" w:eastAsiaTheme="minorHAnsi" w:hAnsiTheme="minorHAnsi" w:cstheme="minorBidi"/>
    </w:rPr>
  </w:style>
  <w:style w:type="paragraph" w:customStyle="1" w:styleId="FirstParagraph">
    <w:name w:val="First Paragraph"/>
    <w:basedOn w:val="Plattetekst"/>
    <w:next w:val="Plattetekst"/>
  </w:style>
  <w:style w:type="paragraph" w:customStyle="1" w:styleId="Compact">
    <w:name w:val="Compact"/>
    <w:basedOn w:val="Plattetekst"/>
    <w:pPr>
      <w:spacing w:before="36" w:after="36"/>
    </w:pPr>
  </w:style>
  <w:style w:type="paragraph" w:styleId="Titel">
    <w:name w:val="Title"/>
    <w:basedOn w:val="Standaard"/>
    <w:next w:val="Platteteks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Ondertitel">
    <w:name w:val="Subtitle"/>
    <w:basedOn w:val="Titel"/>
    <w:next w:val="Plattetekst"/>
    <w:pPr>
      <w:spacing w:before="240"/>
    </w:pPr>
    <w:rPr>
      <w:sz w:val="30"/>
      <w:szCs w:val="30"/>
    </w:rPr>
  </w:style>
  <w:style w:type="paragraph" w:customStyle="1" w:styleId="Author">
    <w:name w:val="Author"/>
    <w:next w:val="Plattetekst"/>
    <w:qFormat/>
    <w:pPr>
      <w:keepNext/>
      <w:keepLines/>
      <w:jc w:val="center"/>
    </w:pPr>
  </w:style>
  <w:style w:type="paragraph" w:styleId="Datum">
    <w:name w:val="Date"/>
    <w:next w:val="Plattetekst"/>
    <w:pPr>
      <w:keepNext/>
      <w:keepLines/>
      <w:jc w:val="center"/>
    </w:pPr>
  </w:style>
  <w:style w:type="paragraph" w:customStyle="1" w:styleId="Abstract">
    <w:name w:val="Abstract"/>
    <w:basedOn w:val="Standaard"/>
    <w:next w:val="Plattetekst"/>
    <w:link w:val="AbstractChar"/>
    <w:qFormat/>
    <w:rsid w:val="00D26E49"/>
    <w:pPr>
      <w:keepNext/>
      <w:keepLines/>
      <w:spacing w:before="120" w:after="120"/>
      <w:ind w:right="965"/>
    </w:pPr>
    <w:rPr>
      <w:rFonts w:asciiTheme="minorHAnsi" w:eastAsiaTheme="minorHAnsi" w:hAnsiTheme="minorHAnsi" w:cstheme="minorBidi"/>
      <w:i/>
      <w:iCs/>
      <w:noProof/>
      <w:sz w:val="20"/>
      <w:szCs w:val="20"/>
    </w:rPr>
  </w:style>
  <w:style w:type="paragraph" w:styleId="Bibliografie">
    <w:name w:val="Bibliography"/>
    <w:basedOn w:val="Standaard"/>
    <w:qFormat/>
    <w:pPr>
      <w:spacing w:after="200"/>
    </w:pPr>
    <w:rPr>
      <w:rFonts w:asciiTheme="minorHAnsi" w:eastAsiaTheme="minorHAnsi" w:hAnsiTheme="minorHAnsi" w:cstheme="minorBidi"/>
    </w:rPr>
  </w:style>
  <w:style w:type="paragraph" w:styleId="Bloktekst">
    <w:name w:val="Block Text"/>
    <w:basedOn w:val="Plattetekst"/>
    <w:next w:val="Plattetekst"/>
    <w:uiPriority w:val="9"/>
    <w:unhideWhenUsed/>
    <w:pPr>
      <w:spacing w:before="100" w:after="100"/>
      <w:ind w:left="480" w:right="480"/>
    </w:pPr>
  </w:style>
  <w:style w:type="paragraph" w:styleId="Voetnoottekst">
    <w:name w:val="footnote text"/>
    <w:basedOn w:val="Standaard"/>
    <w:uiPriority w:val="9"/>
    <w:unhideWhenUsed/>
    <w:pPr>
      <w:spacing w:after="200"/>
    </w:pPr>
    <w:rPr>
      <w:rFonts w:asciiTheme="minorHAnsi" w:eastAsiaTheme="minorHAnsi" w:hAnsiTheme="minorHAnsi" w:cstheme="minorBidi"/>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pPr>
    <w:rPr>
      <w:rFonts w:asciiTheme="minorHAnsi" w:eastAsiaTheme="minorHAnsi" w:hAnsiTheme="minorHAnsi" w:cstheme="minorBidi"/>
      <w:b/>
    </w:rPr>
  </w:style>
  <w:style w:type="paragraph" w:customStyle="1" w:styleId="Definition">
    <w:name w:val="Definition"/>
    <w:basedOn w:val="Standaard"/>
    <w:pPr>
      <w:spacing w:after="200"/>
    </w:pPr>
    <w:rPr>
      <w:rFonts w:asciiTheme="minorHAnsi" w:eastAsiaTheme="minorHAnsi" w:hAnsiTheme="minorHAnsi" w:cstheme="minorBidi"/>
    </w:rPr>
  </w:style>
  <w:style w:type="paragraph" w:styleId="Bijschrift">
    <w:name w:val="caption"/>
    <w:basedOn w:val="Standaard"/>
    <w:link w:val="BijschriftChar"/>
    <w:pPr>
      <w:spacing w:after="120"/>
    </w:pPr>
    <w:rPr>
      <w:rFonts w:asciiTheme="minorHAnsi" w:eastAsiaTheme="minorHAnsi" w:hAnsiTheme="minorHAnsi" w:cstheme="minorBidi"/>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pPr>
      <w:spacing w:after="200"/>
    </w:pPr>
    <w:rPr>
      <w:rFonts w:asciiTheme="minorHAnsi" w:eastAsiaTheme="minorHAnsi" w:hAnsiTheme="minorHAnsi" w:cstheme="minorBidi"/>
    </w:rPr>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4F81BD" w:themeColor="accent1"/>
    </w:rPr>
  </w:style>
  <w:style w:type="paragraph" w:styleId="Kopvaninhoudsopgave">
    <w:name w:val="TOC Heading"/>
    <w:basedOn w:val="Kop1"/>
    <w:next w:val="Plattetekst"/>
    <w:uiPriority w:val="39"/>
    <w:unhideWhenUsed/>
    <w:pPr>
      <w:spacing w:before="240" w:line="259" w:lineRule="auto"/>
      <w:outlineLvl w:val="9"/>
    </w:pPr>
    <w:rPr>
      <w:b w:val="0"/>
      <w:bCs w:val="0"/>
      <w:color w:val="365F91" w:themeColor="accent1" w:themeShade="BF"/>
    </w:rPr>
  </w:style>
  <w:style w:type="paragraph" w:customStyle="1" w:styleId="SourceCode">
    <w:name w:val="Source Code"/>
    <w:basedOn w:val="Standaard"/>
    <w:link w:val="VerbatimChar"/>
    <w:pPr>
      <w:wordWrap w:val="0"/>
      <w:spacing w:after="200"/>
    </w:pPr>
    <w:rPr>
      <w:rFonts w:asciiTheme="minorHAnsi" w:eastAsiaTheme="minorHAnsi" w:hAnsiTheme="minorHAnsi" w:cstheme="minorBidi"/>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ubtitleNL">
    <w:name w:val="Subtitle_NL"/>
    <w:basedOn w:val="Plattetekst"/>
    <w:link w:val="SubtitleNLChar"/>
    <w:qFormat/>
    <w:rsid w:val="00CB3597"/>
    <w:pPr>
      <w:widowControl w:val="0"/>
      <w:autoSpaceDE w:val="0"/>
      <w:autoSpaceDN w:val="0"/>
      <w:spacing w:before="0" w:after="0"/>
      <w:ind w:left="190"/>
    </w:pPr>
    <w:rPr>
      <w:rFonts w:ascii="Arial" w:eastAsia="Trebuchet MS" w:hAnsi="Trebuchet MS" w:cs="Trebuchet MS"/>
      <w:color w:val="A0CBEE"/>
      <w:sz w:val="17"/>
      <w:szCs w:val="17"/>
      <w:lang w:val="nl-NL" w:eastAsia="nl-NL" w:bidi="nl-NL"/>
    </w:rPr>
  </w:style>
  <w:style w:type="character" w:customStyle="1" w:styleId="SubtitleNLChar">
    <w:name w:val="Subtitle_NL Char"/>
    <w:basedOn w:val="Standaardalinea-lettertype"/>
    <w:link w:val="SubtitleNL"/>
    <w:rsid w:val="00CB3597"/>
    <w:rPr>
      <w:rFonts w:ascii="Arial" w:eastAsia="Trebuchet MS" w:hAnsi="Trebuchet MS" w:cs="Trebuchet MS"/>
      <w:color w:val="A0CBEE"/>
      <w:sz w:val="17"/>
      <w:szCs w:val="17"/>
      <w:lang w:val="nl-NL" w:eastAsia="nl-NL" w:bidi="nl-NL"/>
    </w:rPr>
  </w:style>
  <w:style w:type="paragraph" w:customStyle="1" w:styleId="Kop10">
    <w:name w:val="Kop1"/>
    <w:basedOn w:val="Kop1"/>
    <w:link w:val="Kop1Char"/>
    <w:qFormat/>
    <w:rsid w:val="003147BB"/>
    <w:pPr>
      <w:keepNext w:val="0"/>
      <w:keepLines w:val="0"/>
      <w:widowControl w:val="0"/>
      <w:autoSpaceDE w:val="0"/>
      <w:autoSpaceDN w:val="0"/>
      <w:spacing w:before="120" w:after="120"/>
      <w:ind w:left="1037"/>
    </w:pPr>
    <w:rPr>
      <w:rFonts w:ascii="Arial" w:eastAsia="Arial" w:hAnsi="Arial" w:cs="Arial"/>
      <w:color w:val="3EA8CA"/>
      <w:sz w:val="22"/>
      <w:szCs w:val="22"/>
      <w:lang w:val="nl-NL" w:eastAsia="nl-NL" w:bidi="nl-NL"/>
    </w:rPr>
  </w:style>
  <w:style w:type="character" w:customStyle="1" w:styleId="AbstractChar">
    <w:name w:val="Abstract Char"/>
    <w:basedOn w:val="Standaardalinea-lettertype"/>
    <w:link w:val="Abstract"/>
    <w:rsid w:val="00D26E49"/>
    <w:rPr>
      <w:i/>
      <w:iCs/>
      <w:noProof/>
      <w:sz w:val="20"/>
      <w:szCs w:val="20"/>
    </w:rPr>
  </w:style>
  <w:style w:type="character" w:customStyle="1" w:styleId="Kop1Char">
    <w:name w:val="Kop1 Char"/>
    <w:basedOn w:val="Standaardalinea-lettertype"/>
    <w:link w:val="Kop10"/>
    <w:rsid w:val="003147BB"/>
    <w:rPr>
      <w:rFonts w:ascii="Arial" w:eastAsia="Arial" w:hAnsi="Arial" w:cs="Arial"/>
      <w:b/>
      <w:bCs/>
      <w:color w:val="3EA8CA"/>
      <w:sz w:val="22"/>
      <w:szCs w:val="22"/>
      <w:lang w:val="nl-NL" w:eastAsia="nl-NL" w:bidi="nl-NL"/>
    </w:rPr>
  </w:style>
  <w:style w:type="paragraph" w:customStyle="1" w:styleId="NormalNL">
    <w:name w:val="Normal NL"/>
    <w:basedOn w:val="Plattetekst"/>
    <w:link w:val="NormalNLChar"/>
    <w:qFormat/>
    <w:rsid w:val="003147BB"/>
    <w:pPr>
      <w:widowControl w:val="0"/>
      <w:autoSpaceDE w:val="0"/>
      <w:autoSpaceDN w:val="0"/>
      <w:spacing w:before="0" w:after="120" w:line="293" w:lineRule="auto"/>
      <w:ind w:left="1037" w:right="850"/>
    </w:pPr>
    <w:rPr>
      <w:rFonts w:ascii="Trebuchet MS" w:eastAsia="Trebuchet MS" w:hAnsi="Trebuchet MS" w:cs="Trebuchet MS"/>
      <w:color w:val="4A4A49"/>
      <w:w w:val="105"/>
      <w:sz w:val="17"/>
      <w:szCs w:val="17"/>
      <w:lang w:val="nl-NL" w:eastAsia="nl-NL" w:bidi="nl-NL"/>
    </w:rPr>
  </w:style>
  <w:style w:type="character" w:customStyle="1" w:styleId="NormalNLChar">
    <w:name w:val="Normal NL Char"/>
    <w:basedOn w:val="Standaardalinea-lettertype"/>
    <w:link w:val="NormalNL"/>
    <w:rsid w:val="003147BB"/>
    <w:rPr>
      <w:rFonts w:ascii="Trebuchet MS" w:eastAsia="Trebuchet MS" w:hAnsi="Trebuchet MS" w:cs="Trebuchet MS"/>
      <w:color w:val="4A4A49"/>
      <w:w w:val="105"/>
      <w:sz w:val="17"/>
      <w:szCs w:val="17"/>
      <w:lang w:val="nl-NL" w:eastAsia="nl-NL" w:bidi="nl-NL"/>
    </w:rPr>
  </w:style>
  <w:style w:type="paragraph" w:customStyle="1" w:styleId="CaptionNL">
    <w:name w:val="Caption_NL"/>
    <w:basedOn w:val="Standaard"/>
    <w:link w:val="CaptionNLChar"/>
    <w:qFormat/>
    <w:rsid w:val="00A82B07"/>
    <w:pPr>
      <w:keepLines/>
      <w:tabs>
        <w:tab w:val="left" w:pos="1324"/>
      </w:tabs>
      <w:autoSpaceDE w:val="0"/>
      <w:autoSpaceDN w:val="0"/>
      <w:spacing w:before="60" w:after="120"/>
      <w:ind w:left="994" w:right="1060"/>
    </w:pPr>
    <w:rPr>
      <w:rFonts w:ascii="Trebuchet MS" w:eastAsia="Trebuchet MS" w:hAnsi="Trebuchet MS" w:cs="Trebuchet MS"/>
      <w:i/>
      <w:color w:val="3EA8CA"/>
      <w:w w:val="110"/>
      <w:sz w:val="15"/>
      <w:szCs w:val="22"/>
      <w:lang w:val="nl-NL" w:eastAsia="nl-NL" w:bidi="nl-NL"/>
    </w:rPr>
  </w:style>
  <w:style w:type="character" w:customStyle="1" w:styleId="CaptionNLChar">
    <w:name w:val="Caption_NL Char"/>
    <w:basedOn w:val="Standaardalinea-lettertype"/>
    <w:link w:val="CaptionNL"/>
    <w:rsid w:val="00A82B07"/>
    <w:rPr>
      <w:rFonts w:ascii="Trebuchet MS" w:eastAsia="Trebuchet MS" w:hAnsi="Trebuchet MS" w:cs="Trebuchet MS"/>
      <w:i/>
      <w:color w:val="3EA8CA"/>
      <w:w w:val="110"/>
      <w:sz w:val="15"/>
      <w:szCs w:val="22"/>
      <w:lang w:val="nl-NL" w:eastAsia="nl-NL" w:bidi="nl-NL"/>
    </w:rPr>
  </w:style>
  <w:style w:type="paragraph" w:customStyle="1" w:styleId="Equation">
    <w:name w:val="Equation"/>
    <w:basedOn w:val="NormalNL"/>
    <w:qFormat/>
    <w:rsid w:val="00A82B07"/>
    <w:pPr>
      <w:tabs>
        <w:tab w:val="right" w:pos="7488"/>
      </w:tabs>
      <w:spacing w:before="80" w:after="80"/>
    </w:pPr>
  </w:style>
  <w:style w:type="paragraph" w:customStyle="1" w:styleId="TitleNL">
    <w:name w:val="Title_NL"/>
    <w:basedOn w:val="Standaard"/>
    <w:link w:val="TitleNLChar"/>
    <w:qFormat/>
    <w:rsid w:val="000A61A1"/>
    <w:pPr>
      <w:widowControl w:val="0"/>
      <w:autoSpaceDE w:val="0"/>
      <w:autoSpaceDN w:val="0"/>
      <w:spacing w:line="417" w:lineRule="exact"/>
      <w:ind w:left="190"/>
    </w:pPr>
    <w:rPr>
      <w:rFonts w:ascii="Arial" w:eastAsia="Trebuchet MS" w:hAnsi="Trebuchet MS" w:cs="Trebuchet MS"/>
      <w:b/>
      <w:color w:val="3EA8CA"/>
      <w:sz w:val="36"/>
      <w:szCs w:val="22"/>
      <w:lang w:val="nl-NL" w:eastAsia="nl-NL" w:bidi="nl-NL"/>
    </w:rPr>
  </w:style>
  <w:style w:type="character" w:customStyle="1" w:styleId="TitleNLChar">
    <w:name w:val="Title_NL Char"/>
    <w:basedOn w:val="Standaardalinea-lettertype"/>
    <w:link w:val="TitleNL"/>
    <w:rsid w:val="000A61A1"/>
    <w:rPr>
      <w:rFonts w:ascii="Arial" w:eastAsia="Trebuchet MS" w:hAnsi="Trebuchet MS" w:cs="Trebuchet MS"/>
      <w:b/>
      <w:color w:val="3EA8CA"/>
      <w:sz w:val="36"/>
      <w:szCs w:val="22"/>
      <w:lang w:val="nl-NL" w:eastAsia="nl-NL" w:bidi="nl-NL"/>
    </w:rPr>
  </w:style>
  <w:style w:type="table" w:styleId="Tabelraster">
    <w:name w:val="Table Grid"/>
    <w:basedOn w:val="Standaardtabel"/>
    <w:rsid w:val="00AC045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20">
    <w:name w:val="Kop2"/>
    <w:basedOn w:val="Plattetekst"/>
    <w:link w:val="Kop2Char"/>
    <w:qFormat/>
    <w:rsid w:val="00A82B07"/>
    <w:pPr>
      <w:widowControl w:val="0"/>
      <w:autoSpaceDE w:val="0"/>
      <w:autoSpaceDN w:val="0"/>
      <w:spacing w:before="120" w:after="60"/>
      <w:ind w:left="720" w:firstLine="317"/>
    </w:pPr>
    <w:rPr>
      <w:rFonts w:ascii="Arial" w:eastAsia="Trebuchet MS" w:hAnsi="Arial" w:cs="Arial"/>
      <w:b/>
      <w:i/>
      <w:sz w:val="17"/>
      <w:szCs w:val="17"/>
      <w:lang w:val="nl-NL" w:eastAsia="nl-NL" w:bidi="nl-NL"/>
    </w:rPr>
  </w:style>
  <w:style w:type="character" w:customStyle="1" w:styleId="Kop2Char">
    <w:name w:val="Kop2 Char"/>
    <w:basedOn w:val="Standaardalinea-lettertype"/>
    <w:link w:val="Kop20"/>
    <w:rsid w:val="00A82B07"/>
    <w:rPr>
      <w:rFonts w:ascii="Arial" w:eastAsia="Trebuchet MS" w:hAnsi="Arial" w:cs="Arial"/>
      <w:b/>
      <w:i/>
      <w:sz w:val="17"/>
      <w:szCs w:val="17"/>
      <w:lang w:val="nl-NL" w:eastAsia="nl-NL" w:bidi="nl-NL"/>
    </w:rPr>
  </w:style>
  <w:style w:type="paragraph" w:customStyle="1" w:styleId="Summary">
    <w:name w:val="Summary"/>
    <w:basedOn w:val="Abstract"/>
    <w:qFormat/>
    <w:rsid w:val="00924121"/>
    <w:pPr>
      <w:spacing w:before="0" w:after="0"/>
    </w:pPr>
    <w:rPr>
      <w:i w:val="0"/>
    </w:rPr>
  </w:style>
  <w:style w:type="paragraph" w:customStyle="1" w:styleId="SummaryKop">
    <w:name w:val="Summary Kop"/>
    <w:basedOn w:val="Kop10"/>
    <w:qFormat/>
    <w:rsid w:val="00D26E49"/>
    <w:pPr>
      <w:spacing w:before="0" w:after="60"/>
      <w:ind w:left="0"/>
    </w:pPr>
  </w:style>
  <w:style w:type="paragraph" w:customStyle="1" w:styleId="Decr">
    <w:name w:val="Decr"/>
    <w:basedOn w:val="NormalNL"/>
    <w:rsid w:val="00A82B07"/>
    <w:pPr>
      <w:tabs>
        <w:tab w:val="left" w:pos="2160"/>
        <w:tab w:val="left" w:pos="2880"/>
      </w:tabs>
    </w:pPr>
  </w:style>
  <w:style w:type="paragraph" w:customStyle="1" w:styleId="Items">
    <w:name w:val="Items"/>
    <w:basedOn w:val="NormalNL"/>
    <w:qFormat/>
    <w:rsid w:val="00A82B07"/>
    <w:pPr>
      <w:tabs>
        <w:tab w:val="left" w:pos="2160"/>
        <w:tab w:val="left" w:pos="2880"/>
      </w:tabs>
      <w:spacing w:after="0"/>
    </w:pPr>
  </w:style>
  <w:style w:type="paragraph" w:styleId="Revisie">
    <w:name w:val="Revision"/>
    <w:hidden/>
    <w:rsid w:val="003F70EA"/>
    <w:pPr>
      <w:spacing w:after="0"/>
    </w:pPr>
    <w:rPr>
      <w:rFonts w:ascii="Times New Roman" w:eastAsia="Times New Roman" w:hAnsi="Times New Roman" w:cs="Times New Roman"/>
    </w:rPr>
  </w:style>
  <w:style w:type="character" w:styleId="Verwijzingopmerking">
    <w:name w:val="annotation reference"/>
    <w:basedOn w:val="Standaardalinea-lettertype"/>
    <w:rsid w:val="001F2A50"/>
    <w:rPr>
      <w:sz w:val="16"/>
      <w:szCs w:val="16"/>
    </w:rPr>
  </w:style>
  <w:style w:type="paragraph" w:styleId="Tekstopmerking">
    <w:name w:val="annotation text"/>
    <w:basedOn w:val="Standaard"/>
    <w:link w:val="TekstopmerkingChar"/>
    <w:rsid w:val="001F2A50"/>
    <w:rPr>
      <w:sz w:val="20"/>
      <w:szCs w:val="20"/>
    </w:rPr>
  </w:style>
  <w:style w:type="character" w:customStyle="1" w:styleId="TekstopmerkingChar">
    <w:name w:val="Tekst opmerking Char"/>
    <w:basedOn w:val="Standaardalinea-lettertype"/>
    <w:link w:val="Tekstopmerking"/>
    <w:rsid w:val="001F2A50"/>
    <w:rPr>
      <w:rFonts w:ascii="Times New Roman" w:eastAsia="Times New Roman" w:hAnsi="Times New Roman" w:cs="Times New Roman"/>
      <w:sz w:val="20"/>
      <w:szCs w:val="20"/>
    </w:rPr>
  </w:style>
  <w:style w:type="paragraph" w:styleId="Onderwerpvanopmerking">
    <w:name w:val="annotation subject"/>
    <w:basedOn w:val="Tekstopmerking"/>
    <w:next w:val="Tekstopmerking"/>
    <w:link w:val="OnderwerpvanopmerkingChar"/>
    <w:rsid w:val="001F2A50"/>
    <w:rPr>
      <w:b/>
      <w:bCs/>
    </w:rPr>
  </w:style>
  <w:style w:type="character" w:customStyle="1" w:styleId="OnderwerpvanopmerkingChar">
    <w:name w:val="Onderwerp van opmerking Char"/>
    <w:basedOn w:val="TekstopmerkingChar"/>
    <w:link w:val="Onderwerpvanopmerking"/>
    <w:rsid w:val="001F2A50"/>
    <w:rPr>
      <w:rFonts w:ascii="Times New Roman" w:eastAsia="Times New Roman" w:hAnsi="Times New Roman" w:cs="Times New Roman"/>
      <w:b/>
      <w:bCs/>
      <w:sz w:val="20"/>
      <w:szCs w:val="20"/>
    </w:rPr>
  </w:style>
  <w:style w:type="paragraph" w:styleId="Koptekst">
    <w:name w:val="header"/>
    <w:basedOn w:val="Standaard"/>
    <w:link w:val="KoptekstChar"/>
    <w:rsid w:val="005958A9"/>
    <w:pPr>
      <w:tabs>
        <w:tab w:val="center" w:pos="4536"/>
        <w:tab w:val="right" w:pos="9072"/>
      </w:tabs>
    </w:pPr>
  </w:style>
  <w:style w:type="character" w:customStyle="1" w:styleId="KoptekstChar">
    <w:name w:val="Koptekst Char"/>
    <w:basedOn w:val="Standaardalinea-lettertype"/>
    <w:link w:val="Koptekst"/>
    <w:rsid w:val="005958A9"/>
    <w:rPr>
      <w:rFonts w:ascii="Times New Roman" w:eastAsia="Times New Roman" w:hAnsi="Times New Roman" w:cs="Times New Roman"/>
    </w:rPr>
  </w:style>
  <w:style w:type="paragraph" w:styleId="Voettekst">
    <w:name w:val="footer"/>
    <w:basedOn w:val="Standaard"/>
    <w:link w:val="VoettekstChar"/>
    <w:rsid w:val="005958A9"/>
    <w:pPr>
      <w:tabs>
        <w:tab w:val="center" w:pos="4536"/>
        <w:tab w:val="right" w:pos="9072"/>
      </w:tabs>
    </w:pPr>
  </w:style>
  <w:style w:type="character" w:customStyle="1" w:styleId="VoettekstChar">
    <w:name w:val="Voettekst Char"/>
    <w:basedOn w:val="Standaardalinea-lettertype"/>
    <w:link w:val="Voettekst"/>
    <w:rsid w:val="005958A9"/>
    <w:rPr>
      <w:rFonts w:ascii="Times New Roman" w:eastAsia="Times New Roman" w:hAnsi="Times New Roman" w:cs="Times New Roman"/>
    </w:rPr>
  </w:style>
  <w:style w:type="character" w:styleId="Onopgelostemelding">
    <w:name w:val="Unresolved Mention"/>
    <w:basedOn w:val="Standaardalinea-lettertype"/>
    <w:uiPriority w:val="99"/>
    <w:semiHidden/>
    <w:unhideWhenUsed/>
    <w:rsid w:val="00BC5E3D"/>
    <w:rPr>
      <w:color w:val="605E5C"/>
      <w:shd w:val="clear" w:color="auto" w:fill="E1DFDD"/>
    </w:rPr>
  </w:style>
  <w:style w:type="character" w:styleId="Tekstvantijdelijkeaanduiding">
    <w:name w:val="Placeholder Text"/>
    <w:basedOn w:val="Standaardalinea-lettertype"/>
    <w:rsid w:val="00F95C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A4D0FF494F9D438D62A64823DCDDF3" ma:contentTypeVersion="17" ma:contentTypeDescription="Een nieuw document maken." ma:contentTypeScope="" ma:versionID="8624b0228fe0c0b7ff9870704b073aee">
  <xsd:schema xmlns:xsd="http://www.w3.org/2001/XMLSchema" xmlns:xs="http://www.w3.org/2001/XMLSchema" xmlns:p="http://schemas.microsoft.com/office/2006/metadata/properties" xmlns:ns2="62713c28-eee9-4b21-a43f-1ff55331fe6f" xmlns:ns3="c5f542ee-c9ee-4251-8cc8-9f8bf834369a" targetNamespace="http://schemas.microsoft.com/office/2006/metadata/properties" ma:root="true" ma:fieldsID="c8d12bad93a4f4d8250317306e30100b" ns2:_="" ns3:_="">
    <xsd:import namespace="62713c28-eee9-4b21-a43f-1ff55331fe6f"/>
    <xsd:import namespace="c5f542ee-c9ee-4251-8cc8-9f8bf834369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13c28-eee9-4b21-a43f-1ff55331fe6f"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aff2b4b6-b51f-4e92-9d51-7cd1498e5ac8}" ma:internalName="TaxCatchAll" ma:showField="CatchAllData" ma:web="62713c28-eee9-4b21-a43f-1ff55331fe6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f542ee-c9ee-4251-8cc8-9f8bf834369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2b9076ae-2574-405f-86c2-1c766448673b"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713c28-eee9-4b21-a43f-1ff55331fe6f" xsi:nil="true"/>
    <lcf76f155ced4ddcb4097134ff3c332f xmlns="c5f542ee-c9ee-4251-8cc8-9f8bf83436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901D7F-71D0-4FB2-ADC7-3370B89AF6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713c28-eee9-4b21-a43f-1ff55331fe6f"/>
    <ds:schemaRef ds:uri="c5f542ee-c9ee-4251-8cc8-9f8bf8343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772A21-45D7-4A0C-8738-2B6461B354DB}">
  <ds:schemaRefs>
    <ds:schemaRef ds:uri="http://schemas.microsoft.com/sharepoint/v3/contenttype/forms"/>
  </ds:schemaRefs>
</ds:datastoreItem>
</file>

<file path=customXml/itemProps3.xml><?xml version="1.0" encoding="utf-8"?>
<ds:datastoreItem xmlns:ds="http://schemas.openxmlformats.org/officeDocument/2006/customXml" ds:itemID="{0B01E2AA-CAE5-4126-9322-DE6AA9CAFD37}">
  <ds:schemaRefs>
    <ds:schemaRef ds:uri="http://schemas.microsoft.com/office/2006/metadata/properties"/>
    <ds:schemaRef ds:uri="http://schemas.microsoft.com/office/infopath/2007/PartnerControls"/>
    <ds:schemaRef ds:uri="62713c28-eee9-4b21-a43f-1ff55331fe6f"/>
    <ds:schemaRef ds:uri="c5f542ee-c9ee-4251-8cc8-9f8bf834369a"/>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16</Pages>
  <Words>4892</Words>
  <Characters>26907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Percolatie door dikke onverzadigde zones – Munsflow versus Kinematic Wave</vt:lpstr>
    </vt:vector>
  </TitlesOfParts>
  <Company/>
  <LinksUpToDate>false</LinksUpToDate>
  <CharactersWithSpaces>31736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Percolatie door dikke onverzadigde zones – Munsflow versus Kinematic Wave</dc:title>
  <dc:creator>T.N. Olsthoorn</dc:creator>
  <cp:keywords/>
  <cp:lastModifiedBy>Redacteur2</cp:lastModifiedBy>
  <cp:revision>12</cp:revision>
  <dcterms:created xsi:type="dcterms:W3CDTF">2026-01-26T01:35:00Z</dcterms:created>
  <dcterms:modified xsi:type="dcterms:W3CDTF">2026-03-11T10:48:00Z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Munsflow en de Kinematic Wave zijn twee methoden om efficiënt de doorgang van neerslagoverschot door dikke onverzadigde zones te modelleren — een proces dat maanden tot jaren kan duren voordat het water het freatisch vlak bereikt. Beide beogen hetzelfde doel, maar vereenvoudigen de uitgangsvergelijking op wezenlijk verschillende manieren. Daardoor belichten zij andere aspecten van het percolatiegedrag en leiden ze tot verschillende inzichten en resultaten. Deze, voor velen weinig bekende methoden, worden in dit artikel naast elkaar gezet en vergeleken.SummaryMunsflow and the Kinematic Wave are methods for efficiently modeling the passage of rainfall excess through thick unsaturated zones, where water may take many months to years to reach the phreatic surface. Both approaches aim to describe the same process, but they simplify the governing equation in fundamentally different ways, thereby highlighting different aspects of percolation behavior and leading to distinct results. In this article, both — probably little-known — methods are presented side by side, and their outcomes are compared.</vt:lpwstr>
  </property>
  <property fmtid="{D5CDD505-2E9C-101B-9397-08002B2CF9AE}" pid="3" name="date">
    <vt:lpwstr>November 2025</vt:lpwstr>
  </property>
  <property fmtid="{D5CDD505-2E9C-101B-9397-08002B2CF9AE}" pid="4" name="ContentTypeId">
    <vt:lpwstr>0x01010026A4D0FF494F9D438D62A64823DCDDF3</vt:lpwstr>
  </property>
  <property fmtid="{D5CDD505-2E9C-101B-9397-08002B2CF9AE}" pid="5" name="MediaServiceImageTags">
    <vt:lpwstr/>
  </property>
  <property fmtid="{D5CDD505-2E9C-101B-9397-08002B2CF9AE}" pid="6" name="docLang">
    <vt:lpwstr>nl</vt:lpwstr>
  </property>
</Properties>
</file>